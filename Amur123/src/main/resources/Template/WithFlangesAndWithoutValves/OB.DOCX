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68362" w14:textId="44A4A38C" w:rsidR="00241A66" w:rsidRPr="00241A66" w:rsidRDefault="00241A66" w:rsidP="00241A66">
      <w:pPr>
        <w:pStyle w:val="24"/>
        <w:tabs>
          <w:tab w:val="left" w:pos="2394"/>
        </w:tabs>
        <w:spacing w:line="276" w:lineRule="auto"/>
        <w:jc w:val="center"/>
        <w:rPr>
          <w:b/>
          <w:bCs/>
          <w:szCs w:val="24"/>
          <w:lang w:val="ru-RU"/>
        </w:rPr>
      </w:pPr>
      <w:bookmarkStart w:id="0" w:name="_top"/>
      <w:bookmarkStart w:id="1" w:name="_Hlk34118621"/>
      <w:bookmarkEnd w:id="0"/>
      <w:r w:rsidRPr="00241A66">
        <w:rPr>
          <w:b/>
          <w:bCs/>
        </w:rPr>
        <w:t>ООО «</w:t>
      </w:r>
      <w:r w:rsidR="00BF3A08">
        <w:rPr>
          <w:b/>
          <w:bCs/>
        </w:rPr>
        <w:t>ВЕЛЕССТРОЙ</w:t>
      </w:r>
      <w:r w:rsidRPr="00241A66">
        <w:rPr>
          <w:b/>
          <w:bCs/>
        </w:rPr>
        <w:t>»</w:t>
      </w:r>
      <w:bookmarkEnd w:id="1"/>
    </w:p>
    <w:p w14:paraId="557B08EA" w14:textId="77777777" w:rsidR="00241A66" w:rsidRDefault="00241A66" w:rsidP="00241A66">
      <w:pPr>
        <w:pStyle w:val="24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6C11C954" w14:textId="77777777" w:rsidR="00241A66" w:rsidRDefault="00241A66" w:rsidP="00241A66">
      <w:pPr>
        <w:pStyle w:val="24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016590EF" w14:textId="77777777" w:rsidR="00241A66" w:rsidRDefault="00241A66" w:rsidP="00241A66">
      <w:pPr>
        <w:pStyle w:val="24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3075C637" w14:textId="77777777" w:rsidR="00241A66" w:rsidRDefault="00241A66" w:rsidP="00241A66">
      <w:pPr>
        <w:pStyle w:val="24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3141F7F6" w14:textId="77777777" w:rsidR="00241A66" w:rsidRDefault="00241A66" w:rsidP="00241A66">
      <w:pPr>
        <w:pStyle w:val="24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4AD25E63" w14:textId="77777777" w:rsidR="00241A66" w:rsidRDefault="00241A66" w:rsidP="00241A66">
      <w:pPr>
        <w:pStyle w:val="24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tbl>
      <w:tblPr>
        <w:tblW w:w="9692" w:type="dxa"/>
        <w:tblInd w:w="250" w:type="dxa"/>
        <w:tblLook w:val="04A0" w:firstRow="1" w:lastRow="0" w:firstColumn="1" w:lastColumn="0" w:noHBand="0" w:noVBand="1"/>
      </w:tblPr>
      <w:tblGrid>
        <w:gridCol w:w="4803"/>
        <w:gridCol w:w="4889"/>
      </w:tblGrid>
      <w:tr w:rsidR="00D24666" w14:paraId="07317E0C" w14:textId="77777777" w:rsidTr="0007289A">
        <w:trPr>
          <w:trHeight w:val="1745"/>
        </w:trPr>
        <w:tc>
          <w:tcPr>
            <w:tcW w:w="4803" w:type="dxa"/>
            <w:vMerge w:val="restart"/>
            <w:vAlign w:val="center"/>
          </w:tcPr>
          <w:p w14:paraId="6E93AE8E" w14:textId="77777777" w:rsidR="00D24666" w:rsidRDefault="00D24666" w:rsidP="0007289A">
            <w:pPr>
              <w:tabs>
                <w:tab w:val="left" w:pos="2394"/>
              </w:tabs>
              <w:spacing w:line="276" w:lineRule="auto"/>
            </w:pPr>
          </w:p>
        </w:tc>
        <w:tc>
          <w:tcPr>
            <w:tcW w:w="4889" w:type="dxa"/>
          </w:tcPr>
          <w:p w14:paraId="329C801D" w14:textId="77777777" w:rsidR="00D24666" w:rsidRDefault="00D24666" w:rsidP="0007289A">
            <w:pPr>
              <w:spacing w:line="240" w:lineRule="auto"/>
              <w:ind w:left="360" w:right="352" w:firstLine="0"/>
              <w:jc w:val="right"/>
              <w:rPr>
                <w:b/>
                <w:color w:val="000000"/>
              </w:rPr>
            </w:pPr>
            <w:r>
              <w:rPr>
                <w:b/>
              </w:rPr>
              <w:t>«</w:t>
            </w:r>
            <w:r>
              <w:rPr>
                <w:b/>
                <w:color w:val="000000"/>
              </w:rPr>
              <w:t>УТВЕРЖДАЮ»</w:t>
            </w:r>
          </w:p>
          <w:p w14:paraId="38EB9C32" w14:textId="77777777" w:rsidR="00D24666" w:rsidRDefault="00D24666" w:rsidP="0007289A">
            <w:pPr>
              <w:spacing w:line="240" w:lineRule="auto"/>
              <w:ind w:left="360" w:right="352" w:firstLine="0"/>
              <w:jc w:val="right"/>
              <w:rPr>
                <w:b/>
                <w:color w:val="000000"/>
              </w:rPr>
            </w:pPr>
          </w:p>
          <w:p w14:paraId="41D404D4" w14:textId="77777777" w:rsidR="00D24666" w:rsidRDefault="00D24666" w:rsidP="0007289A">
            <w:pPr>
              <w:spacing w:line="240" w:lineRule="auto"/>
              <w:ind w:left="360" w:right="352" w:firstLine="0"/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_________________________________</w:t>
            </w:r>
          </w:p>
          <w:p w14:paraId="7DCA0A9C" w14:textId="77777777" w:rsidR="00D24666" w:rsidRDefault="00D24666" w:rsidP="0007289A">
            <w:pPr>
              <w:tabs>
                <w:tab w:val="left" w:pos="6521"/>
              </w:tabs>
              <w:spacing w:line="240" w:lineRule="auto"/>
              <w:ind w:left="360" w:right="1643" w:firstLine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должность </w:t>
            </w:r>
          </w:p>
          <w:p w14:paraId="4B05FB75" w14:textId="77777777" w:rsidR="00D24666" w:rsidRDefault="00D24666" w:rsidP="0007289A">
            <w:pPr>
              <w:tabs>
                <w:tab w:val="left" w:pos="6521"/>
              </w:tabs>
              <w:spacing w:line="240" w:lineRule="auto"/>
              <w:ind w:left="360" w:right="1076" w:firstLine="0"/>
              <w:jc w:val="right"/>
              <w:rPr>
                <w:color w:val="000000"/>
              </w:rPr>
            </w:pPr>
          </w:p>
          <w:p w14:paraId="3F8C89DA" w14:textId="77777777" w:rsidR="00D24666" w:rsidRDefault="00D24666" w:rsidP="0007289A">
            <w:pPr>
              <w:tabs>
                <w:tab w:val="left" w:pos="6521"/>
              </w:tabs>
              <w:spacing w:line="240" w:lineRule="auto"/>
              <w:ind w:left="360" w:right="367"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_________/_______________________</w:t>
            </w:r>
          </w:p>
          <w:p w14:paraId="0D913B94" w14:textId="77777777" w:rsidR="00D24666" w:rsidRPr="00F95F22" w:rsidRDefault="00D24666" w:rsidP="0007289A">
            <w:pPr>
              <w:tabs>
                <w:tab w:val="left" w:pos="8647"/>
              </w:tabs>
              <w:spacing w:line="240" w:lineRule="auto"/>
              <w:ind w:left="360" w:right="1785" w:firstLine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подпись  /                    ФИО </w:t>
            </w:r>
          </w:p>
          <w:p w14:paraId="17A745E7" w14:textId="77777777" w:rsidR="00D24666" w:rsidRDefault="00D24666" w:rsidP="0007289A">
            <w:pPr>
              <w:spacing w:line="240" w:lineRule="auto"/>
              <w:ind w:left="360" w:right="352" w:firstLine="0"/>
              <w:jc w:val="right"/>
            </w:pPr>
          </w:p>
        </w:tc>
      </w:tr>
      <w:tr w:rsidR="00D24666" w14:paraId="6332B550" w14:textId="77777777" w:rsidTr="0007289A">
        <w:trPr>
          <w:trHeight w:val="328"/>
        </w:trPr>
        <w:tc>
          <w:tcPr>
            <w:tcW w:w="4803" w:type="dxa"/>
            <w:vMerge/>
            <w:vAlign w:val="center"/>
          </w:tcPr>
          <w:p w14:paraId="10BD3EA5" w14:textId="77777777" w:rsidR="00D24666" w:rsidRDefault="00D24666" w:rsidP="0007289A">
            <w:pPr>
              <w:tabs>
                <w:tab w:val="left" w:pos="2394"/>
              </w:tabs>
              <w:spacing w:line="276" w:lineRule="auto"/>
            </w:pPr>
          </w:p>
        </w:tc>
        <w:tc>
          <w:tcPr>
            <w:tcW w:w="4889" w:type="dxa"/>
          </w:tcPr>
          <w:p w14:paraId="471900D4" w14:textId="5142F069" w:rsidR="00D24666" w:rsidRDefault="00D24666" w:rsidP="0007289A">
            <w:pPr>
              <w:spacing w:line="240" w:lineRule="auto"/>
              <w:ind w:left="360" w:right="352" w:firstLine="0"/>
              <w:jc w:val="right"/>
              <w:rPr>
                <w:color w:val="000000"/>
              </w:rPr>
            </w:pPr>
          </w:p>
          <w:p w14:paraId="2541AA65" w14:textId="77777777" w:rsidR="00D24666" w:rsidRDefault="00D24666" w:rsidP="0007289A">
            <w:pPr>
              <w:spacing w:line="240" w:lineRule="auto"/>
              <w:ind w:left="360" w:right="352" w:firstLine="0"/>
              <w:jc w:val="right"/>
              <w:rPr>
                <w:b/>
              </w:rPr>
            </w:pPr>
          </w:p>
        </w:tc>
      </w:tr>
      <w:tr w:rsidR="00D24666" w14:paraId="36902A6C" w14:textId="77777777" w:rsidTr="0007289A">
        <w:trPr>
          <w:trHeight w:val="181"/>
        </w:trPr>
        <w:tc>
          <w:tcPr>
            <w:tcW w:w="4803" w:type="dxa"/>
            <w:vMerge/>
            <w:vAlign w:val="center"/>
          </w:tcPr>
          <w:p w14:paraId="2B62A8FD" w14:textId="77777777" w:rsidR="00D24666" w:rsidRDefault="00D24666" w:rsidP="0007289A">
            <w:pPr>
              <w:tabs>
                <w:tab w:val="left" w:pos="2394"/>
              </w:tabs>
              <w:spacing w:line="276" w:lineRule="auto"/>
            </w:pPr>
          </w:p>
        </w:tc>
        <w:tc>
          <w:tcPr>
            <w:tcW w:w="4889" w:type="dxa"/>
          </w:tcPr>
          <w:p w14:paraId="02F9AD1C" w14:textId="77777777" w:rsidR="00D24666" w:rsidRDefault="00D24666" w:rsidP="0007289A">
            <w:pPr>
              <w:spacing w:line="240" w:lineRule="auto"/>
              <w:ind w:left="360" w:right="2635" w:firstLine="0"/>
              <w:jc w:val="right"/>
              <w:rPr>
                <w:sz w:val="20"/>
                <w:szCs w:val="20"/>
              </w:rPr>
            </w:pPr>
          </w:p>
          <w:p w14:paraId="3F72AB51" w14:textId="77777777" w:rsidR="00D24666" w:rsidRDefault="00D24666" w:rsidP="0007289A">
            <w:pPr>
              <w:spacing w:line="240" w:lineRule="auto"/>
              <w:ind w:left="360" w:right="3628" w:firstLine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FILLIN   \* MERGEFORMAT </w:instrTex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М.П. </w:t>
            </w:r>
          </w:p>
          <w:p w14:paraId="2D231959" w14:textId="77777777" w:rsidR="00D24666" w:rsidRDefault="00D24666" w:rsidP="0007289A">
            <w:pPr>
              <w:spacing w:line="240" w:lineRule="auto"/>
              <w:ind w:left="360" w:right="352" w:firstLine="0"/>
              <w:jc w:val="right"/>
              <w:rPr>
                <w:b/>
              </w:rPr>
            </w:pPr>
          </w:p>
        </w:tc>
      </w:tr>
    </w:tbl>
    <w:p w14:paraId="73253653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75A204B0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639ABB90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421A653E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09AAE4E0" w14:textId="4816334A" w:rsidR="00241A66" w:rsidRPr="00D76FB4" w:rsidRDefault="00241A66" w:rsidP="00241A66">
      <w:pPr>
        <w:jc w:val="center"/>
        <w:rPr>
          <w:noProof/>
        </w:rPr>
      </w:pPr>
      <w:r>
        <w:rPr>
          <w:b/>
          <w:noProof/>
        </w:rPr>
        <w:t xml:space="preserve">ТРУБОПРОВОД № </w:t>
      </w:r>
      <w:r w:rsidR="00DF17DE" w:rsidRPr="00DF17DE">
        <w:rPr>
          <w:b/>
          <w:noProof/>
          <w:highlight w:val="yellow"/>
          <w:lang w:val="en-US"/>
        </w:rPr>
        <w:t>valuef</w:t>
      </w:r>
    </w:p>
    <w:p w14:paraId="7C1B27AF" w14:textId="77777777" w:rsidR="00241A66" w:rsidRDefault="00241A66" w:rsidP="00241A66">
      <w:pPr>
        <w:tabs>
          <w:tab w:val="left" w:pos="2394"/>
        </w:tabs>
        <w:spacing w:line="276" w:lineRule="auto"/>
        <w:jc w:val="center"/>
      </w:pPr>
      <w:r>
        <w:t>ОБОСНОВАНИЕ БЕЗОПАСНОСТИ</w:t>
      </w:r>
    </w:p>
    <w:p w14:paraId="38CE5B43" w14:textId="30958598" w:rsidR="00241A66" w:rsidRPr="00D76FB4" w:rsidRDefault="00AE4035" w:rsidP="00241A66">
      <w:pPr>
        <w:tabs>
          <w:tab w:val="left" w:pos="2394"/>
        </w:tabs>
        <w:jc w:val="center"/>
        <w:rPr>
          <w:b/>
          <w:bCs/>
          <w:color w:val="000000"/>
        </w:rPr>
      </w:pPr>
      <w:r w:rsidRPr="00AE4035">
        <w:rPr>
          <w:b/>
          <w:noProof/>
          <w:highlight w:val="yellow"/>
          <w:lang w:val="en-US"/>
        </w:rPr>
        <w:t>valuesob</w:t>
      </w:r>
    </w:p>
    <w:p w14:paraId="5F8FE863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2ED31002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7219E1BC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65F5CE4C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21F8341F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49F43C10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39B1117F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8F90D40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657E4177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37A25DAE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6AF0A1D1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2C7CC550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49AA679A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29555B1C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4A9504AF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1E17A4D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21DB5D0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8D4BE3C" w14:textId="77777777" w:rsidR="00241A66" w:rsidRDefault="00241A66" w:rsidP="00241A66">
      <w:pPr>
        <w:tabs>
          <w:tab w:val="left" w:pos="2394"/>
        </w:tabs>
        <w:spacing w:line="276" w:lineRule="auto"/>
        <w:ind w:right="-284"/>
        <w:jc w:val="center"/>
      </w:pPr>
    </w:p>
    <w:p w14:paraId="7492DD2F" w14:textId="77777777" w:rsidR="00241A66" w:rsidRDefault="00241A66" w:rsidP="00241A66">
      <w:pPr>
        <w:tabs>
          <w:tab w:val="left" w:pos="2394"/>
        </w:tabs>
        <w:spacing w:line="276" w:lineRule="auto"/>
        <w:ind w:right="-284"/>
        <w:jc w:val="center"/>
      </w:pPr>
    </w:p>
    <w:p w14:paraId="413C48AA" w14:textId="6A29E506" w:rsidR="00241A66" w:rsidRDefault="00766DAF" w:rsidP="00241A66">
      <w:pPr>
        <w:tabs>
          <w:tab w:val="left" w:pos="2394"/>
        </w:tabs>
        <w:spacing w:line="276" w:lineRule="auto"/>
        <w:ind w:right="-284"/>
        <w:jc w:val="center"/>
      </w:pPr>
      <w:r w:rsidRPr="00D76FB4">
        <w:rPr>
          <w:highlight w:val="yellow"/>
        </w:rPr>
        <w:t>2018</w:t>
      </w:r>
      <w:r w:rsidR="00241A66">
        <w:t xml:space="preserve"> г.</w:t>
      </w:r>
    </w:p>
    <w:p w14:paraId="377A3088" w14:textId="77777777" w:rsidR="006D2E6F" w:rsidRPr="000A3C81" w:rsidRDefault="006D2E6F" w:rsidP="00116DB8">
      <w:pPr>
        <w:pStyle w:val="24"/>
        <w:tabs>
          <w:tab w:val="left" w:pos="34"/>
          <w:tab w:val="left" w:pos="2394"/>
        </w:tabs>
        <w:ind w:left="34"/>
        <w:jc w:val="center"/>
        <w:rPr>
          <w:b/>
          <w:color w:val="000000"/>
          <w:sz w:val="32"/>
          <w:szCs w:val="24"/>
          <w:lang w:val="ru-RU"/>
        </w:rPr>
        <w:sectPr w:rsidR="006D2E6F" w:rsidRPr="000A3C81" w:rsidSect="0048295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567" w:right="851" w:bottom="1134" w:left="1418" w:header="284" w:footer="284" w:gutter="0"/>
          <w:cols w:space="720"/>
        </w:sectPr>
      </w:pPr>
    </w:p>
    <w:p w14:paraId="47B3EEDE" w14:textId="4D7C0D86" w:rsidR="004A1C8F" w:rsidRPr="00AC1436" w:rsidRDefault="00AC1436" w:rsidP="000E48D7">
      <w:pPr>
        <w:jc w:val="center"/>
        <w:rPr>
          <w:b/>
          <w:bCs/>
        </w:rPr>
      </w:pPr>
      <w:bookmarkStart w:id="5" w:name="_Toc427567052"/>
      <w:bookmarkStart w:id="6" w:name="_Hlk39068097"/>
      <w:r w:rsidRPr="00AC1436">
        <w:rPr>
          <w:b/>
          <w:bCs/>
        </w:rPr>
        <w:lastRenderedPageBreak/>
        <w:t>СОДЕРЖАНИЕ</w:t>
      </w:r>
    </w:p>
    <w:bookmarkEnd w:id="6" w:displacedByCustomXml="next"/>
    <w:sdt>
      <w:sdtPr>
        <w:rPr>
          <w:b/>
          <w:bCs/>
        </w:rPr>
        <w:id w:val="710461724"/>
        <w:docPartObj>
          <w:docPartGallery w:val="Table of Contents"/>
          <w:docPartUnique/>
        </w:docPartObj>
      </w:sdtPr>
      <w:sdtEndPr/>
      <w:sdtContent>
        <w:p w14:paraId="41596784" w14:textId="255A9A6D" w:rsidR="00AC1436" w:rsidRPr="00AC1436" w:rsidRDefault="000E48D7">
          <w:pPr>
            <w:pStyle w:val="2b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4A1C8F">
            <w:rPr>
              <w:b/>
              <w:bCs/>
            </w:rPr>
            <w:fldChar w:fldCharType="begin"/>
          </w:r>
          <w:r w:rsidRPr="004A1C8F">
            <w:rPr>
              <w:b/>
              <w:bCs/>
            </w:rPr>
            <w:instrText xml:space="preserve"> TOC \o "1-3" \h \z \u </w:instrText>
          </w:r>
          <w:r w:rsidRPr="004A1C8F">
            <w:rPr>
              <w:b/>
              <w:bCs/>
            </w:rPr>
            <w:fldChar w:fldCharType="separate"/>
          </w:r>
          <w:hyperlink w:anchor="_Toc46497137" w:history="1">
            <w:r w:rsidR="00AC1436" w:rsidRPr="00AC1436">
              <w:rPr>
                <w:rStyle w:val="af5"/>
                <w:noProof/>
              </w:rPr>
              <w:t>ВВЕДЕНИЕ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_Toc46497137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3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1DE517CF" w14:textId="196658AA" w:rsidR="00AC1436" w:rsidRPr="00AC1436" w:rsidRDefault="00F256FD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38" w:history="1">
            <w:r w:rsidR="00AC1436" w:rsidRPr="00AC1436">
              <w:rPr>
                <w:rStyle w:val="af5"/>
                <w:noProof/>
              </w:rPr>
              <w:t>1 ОСНОВНЫЕ ПАРАМЕТРЫ И ХАРАКТЕРИСТИКИ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_Toc46497138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4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78CF2667" w14:textId="4D1767E5" w:rsidR="00AC1436" w:rsidRPr="00AC1436" w:rsidRDefault="00F256FD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39" w:history="1">
            <w:r w:rsidR="00AC1436" w:rsidRPr="00AC1436">
              <w:rPr>
                <w:rStyle w:val="af5"/>
                <w:bCs/>
                <w:noProof/>
              </w:rPr>
              <w:t>2</w:t>
            </w:r>
            <w:r w:rsidR="00AC1436" w:rsidRPr="00AC1436">
              <w:rPr>
                <w:rStyle w:val="af5"/>
                <w:noProof/>
              </w:rPr>
              <w:t xml:space="preserve"> ОБЩИЙ ПОДХОД К ОБЕСПЕЧЕНИЮ БЕЗОПАСНОСТИ ПРИ ПРОЕКТИРОВАНИИ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_Toc46497139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6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3E014530" w14:textId="26505C4D" w:rsidR="00AC1436" w:rsidRPr="00AC1436" w:rsidRDefault="00F256FD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0" w:history="1">
            <w:r w:rsidR="00AC1436" w:rsidRPr="00AC1436">
              <w:rPr>
                <w:rStyle w:val="af5"/>
                <w:noProof/>
              </w:rPr>
              <w:t>3 ТРЕБОВАНИЯ К НАДЕЖНОСТИ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_Toc46497140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9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51C8215F" w14:textId="1A1825C7" w:rsidR="00AC1436" w:rsidRPr="00AC1436" w:rsidRDefault="00F256FD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1" w:history="1">
            <w:r w:rsidR="00AC1436" w:rsidRPr="00AC1436">
              <w:rPr>
                <w:rStyle w:val="af5"/>
                <w:noProof/>
              </w:rPr>
              <w:t>4 ТРЕБОВАНИЯ К ОБСЛУЖИВАЮЩЕМУ ПЕРСОНАЛУ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_Toc46497141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12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5B518AD" w14:textId="374716B8" w:rsidR="00AC1436" w:rsidRPr="00AC1436" w:rsidRDefault="00F256FD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2" w:history="1">
            <w:r w:rsidR="00AC1436" w:rsidRPr="00AC1436">
              <w:rPr>
                <w:rStyle w:val="af5"/>
                <w:noProof/>
              </w:rPr>
              <w:t>5 АНАЛИЗ РИСКА ИСПОЛЬЗОВАНИЯ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_Toc46497142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14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F804C30" w14:textId="42D5E54D" w:rsidR="00AC1436" w:rsidRPr="00AC1436" w:rsidRDefault="00F256FD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3" w:history="1">
            <w:r w:rsidR="00AC1436" w:rsidRPr="00AC1436">
              <w:rPr>
                <w:rStyle w:val="af5"/>
                <w:noProof/>
              </w:rPr>
              <w:t>6 СООТВЕТСТВИЕ ТРУБОПРОВОДА ТРЕБОВАНИЯМ ТЕХНИЧЕСКИХ РЕГЛАМЕНТОВ ТАМОЖЕННОГО СОЮЗА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_Toc46497143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19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47F78EC6" w14:textId="508DC34E" w:rsidR="00AC1436" w:rsidRPr="00AC1436" w:rsidRDefault="00F256FD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4" w:history="1">
            <w:r w:rsidR="00AC1436" w:rsidRPr="00AC1436">
              <w:rPr>
                <w:rStyle w:val="af5"/>
                <w:noProof/>
              </w:rPr>
              <w:t>7 ТРЕБОВАНИЯ БЕЗОПАСНОСТИ ПРИ ВВОДЕ В ЭКСПЛУАТАЦИЮ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_Toc46497144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20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7F2D2AC0" w14:textId="7B0FA06A" w:rsidR="00AC1436" w:rsidRPr="00AC1436" w:rsidRDefault="00F256FD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5" w:history="1">
            <w:r w:rsidR="00AC1436" w:rsidRPr="00AC1436">
              <w:rPr>
                <w:rStyle w:val="af5"/>
                <w:noProof/>
              </w:rPr>
              <w:t>8 ТРЕБОВАНИЯ К УПРАВЛЕНИЮ БЕЗОПАСНОСТЬЮ ПРИ ЭКСПЛУАТАЦИИ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_Toc46497145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23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2CE0C61" w14:textId="472C4B24" w:rsidR="00AC1436" w:rsidRPr="00AC1436" w:rsidRDefault="00F256FD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6" w:history="1">
            <w:r w:rsidR="00AC1436" w:rsidRPr="00AC1436">
              <w:rPr>
                <w:rStyle w:val="af5"/>
                <w:caps/>
                <w:noProof/>
              </w:rPr>
              <w:t>9</w:t>
            </w:r>
            <w:r w:rsidR="00AC1436" w:rsidRPr="00AC1436">
              <w:rPr>
                <w:rStyle w:val="af5"/>
                <w:noProof/>
              </w:rPr>
              <w:t xml:space="preserve"> ТРЕБОВАНИЯ К УПРАВЛЕНИЮ КАЧЕСТВОМ ПРИ ЭКСПЛУАТАЦИИ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_Toc46497146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28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35BD85D5" w14:textId="2DC62D97" w:rsidR="00AC1436" w:rsidRPr="00AC1436" w:rsidRDefault="00F256FD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7" w:history="1">
            <w:r w:rsidR="00AC1436" w:rsidRPr="00AC1436">
              <w:rPr>
                <w:rStyle w:val="af5"/>
                <w:noProof/>
              </w:rPr>
              <w:t>10 ТРЕБОВАНИЯ К УПРАВЛЕНИЮ ОХРАНОЙ ОКРУЖАЮЩЕЙ СРЕДЫ ПРИ ВВОДЕ В ЭКСПЛУАТАЦИЮ, ЭКСПЛУАТАЦИИ И УТИЛИЗАЦИИ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_Toc46497147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29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42C416BF" w14:textId="0D388E01" w:rsidR="00AC1436" w:rsidRPr="00AC1436" w:rsidRDefault="00F256FD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8" w:history="1">
            <w:r w:rsidR="00AC1436" w:rsidRPr="00AC1436">
              <w:rPr>
                <w:rStyle w:val="af5"/>
                <w:noProof/>
              </w:rPr>
              <w:t>11 ТРЕБОВАНИЯ К СБОРУ И АНАЛИЗУ ИНФОРМАЦИИ ПО БЕЗОПАСНОСТИ ПРИ ВВОДЕ В ЭКСПЛУАТАЦИЮ, ЭКСПЛУАТАЦИИ И УТИЛИЗАЦИИ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_Toc46497148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31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77A96A1C" w14:textId="6C5C707D" w:rsidR="00AC1436" w:rsidRDefault="00F256FD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9" w:history="1">
            <w:r w:rsidR="00AC1436" w:rsidRPr="00AC1436">
              <w:rPr>
                <w:rStyle w:val="af5"/>
                <w:noProof/>
              </w:rPr>
              <w:t>ПРИЛОЖЕНИЕ А Ссылочные и нормативные документы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_Toc46497149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BE3DCF">
              <w:rPr>
                <w:noProof/>
                <w:webHidden/>
              </w:rPr>
              <w:t>32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7469E57" w14:textId="3958B460" w:rsidR="000E48D7" w:rsidRDefault="000E48D7" w:rsidP="00085091">
          <w:pPr>
            <w:ind w:firstLine="0"/>
            <w:rPr>
              <w:b/>
              <w:bCs/>
            </w:rPr>
          </w:pPr>
          <w:r w:rsidRPr="004A1C8F">
            <w:fldChar w:fldCharType="end"/>
          </w:r>
        </w:p>
      </w:sdtContent>
    </w:sdt>
    <w:p w14:paraId="698F6F9A" w14:textId="77777777" w:rsidR="000E48D7" w:rsidRDefault="000E48D7">
      <w:pPr>
        <w:rPr>
          <w:b/>
        </w:rPr>
      </w:pPr>
    </w:p>
    <w:p w14:paraId="4A80BD6F" w14:textId="19B90206" w:rsidR="00E44FD2" w:rsidRDefault="00E44FD2">
      <w:pPr>
        <w:rPr>
          <w:b/>
          <w:szCs w:val="20"/>
          <w:lang w:val="x-none" w:eastAsia="x-none"/>
        </w:rPr>
      </w:pPr>
      <w:r>
        <w:rPr>
          <w:b/>
        </w:rPr>
        <w:br w:type="page"/>
      </w:r>
    </w:p>
    <w:p w14:paraId="65A49CB5" w14:textId="44484C32" w:rsidR="008F659F" w:rsidRPr="00540D4E" w:rsidRDefault="008F659F" w:rsidP="0004338C">
      <w:pPr>
        <w:pStyle w:val="21"/>
        <w:ind w:firstLine="817"/>
      </w:pPr>
      <w:bookmarkStart w:id="7" w:name="_Toc46497137"/>
      <w:r w:rsidRPr="00540D4E">
        <w:lastRenderedPageBreak/>
        <w:t>ВВЕДЕНИЕ</w:t>
      </w:r>
      <w:bookmarkEnd w:id="5"/>
      <w:bookmarkEnd w:id="7"/>
    </w:p>
    <w:p w14:paraId="26592CB9" w14:textId="1CEF7D2F" w:rsidR="001A7836" w:rsidRPr="00540D4E" w:rsidRDefault="008F659F" w:rsidP="00B87FF3">
      <w:pPr>
        <w:pStyle w:val="24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t>Настоящее обоснование безопасности (</w:t>
      </w:r>
      <w:r w:rsidR="00977F15">
        <w:rPr>
          <w:lang w:val="ru-RU"/>
        </w:rPr>
        <w:t xml:space="preserve">далее по тексту – </w:t>
      </w:r>
      <w:r w:rsidRPr="00540D4E">
        <w:t xml:space="preserve">ОБ) распространяется </w:t>
      </w:r>
      <w:r w:rsidRPr="00540D4E">
        <w:rPr>
          <w:lang w:val="ru-RU"/>
        </w:rPr>
        <w:t>на</w:t>
      </w:r>
      <w:r w:rsidR="00AB4D28" w:rsidRPr="00540D4E">
        <w:rPr>
          <w:lang w:val="ru-RU"/>
        </w:rPr>
        <w:t xml:space="preserve"> трубопровод</w:t>
      </w:r>
      <w:r w:rsidR="00AB4D28" w:rsidRPr="00EC1AD6">
        <w:rPr>
          <w:lang w:val="ru-RU"/>
        </w:rPr>
        <w:t xml:space="preserve"> </w:t>
      </w:r>
      <w:r w:rsidR="00DF17DE" w:rsidRPr="00DF17DE">
        <w:rPr>
          <w:noProof/>
          <w:szCs w:val="24"/>
          <w:highlight w:val="yellow"/>
          <w:lang w:val="en-US" w:eastAsia="ru-RU"/>
        </w:rPr>
        <w:t>valuef</w:t>
      </w:r>
      <w:r w:rsidR="00BD4A2E" w:rsidRPr="00540D4E">
        <w:rPr>
          <w:b/>
          <w:caps/>
        </w:rPr>
        <w:t xml:space="preserve"> </w:t>
      </w:r>
      <w:r w:rsidR="003B1D02" w:rsidRPr="00540D4E">
        <w:rPr>
          <w:lang w:val="ru-RU"/>
        </w:rPr>
        <w:t xml:space="preserve"> </w:t>
      </w:r>
      <w:r w:rsidRPr="00540D4E">
        <w:rPr>
          <w:lang w:val="ru-RU"/>
        </w:rPr>
        <w:t>(далее по тексту –</w:t>
      </w:r>
      <w:r w:rsidR="00D06E63" w:rsidRPr="00540D4E">
        <w:rPr>
          <w:lang w:val="ru-RU"/>
        </w:rPr>
        <w:t xml:space="preserve"> </w:t>
      </w:r>
      <w:r w:rsidR="00084D71" w:rsidRPr="00540D4E">
        <w:rPr>
          <w:lang w:val="ru-RU"/>
        </w:rPr>
        <w:t>трубопровод</w:t>
      </w:r>
      <w:r w:rsidRPr="00540D4E">
        <w:rPr>
          <w:lang w:val="ru-RU"/>
        </w:rPr>
        <w:t>)</w:t>
      </w:r>
      <w:r w:rsidR="003F3AC5" w:rsidRPr="00540D4E">
        <w:rPr>
          <w:lang w:val="ru-RU"/>
        </w:rPr>
        <w:t>.</w:t>
      </w:r>
    </w:p>
    <w:p w14:paraId="46156F93" w14:textId="2D8EB048" w:rsidR="00AB4D28" w:rsidRPr="00EC1AD6" w:rsidRDefault="00144189" w:rsidP="00B87FF3">
      <w:pPr>
        <w:pStyle w:val="24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rPr>
          <w:lang w:val="ru-RU"/>
        </w:rPr>
        <w:t>Назначение трубопровода:</w:t>
      </w:r>
      <w:r w:rsidR="000A3C81" w:rsidRPr="00540D4E">
        <w:rPr>
          <w:lang w:val="ru-RU"/>
        </w:rPr>
        <w:t xml:space="preserve"> </w:t>
      </w:r>
      <w:r w:rsidR="00DF17DE" w:rsidRPr="00DF17DE">
        <w:rPr>
          <w:color w:val="000000" w:themeColor="text1"/>
          <w:szCs w:val="24"/>
          <w:highlight w:val="yellow"/>
          <w:lang w:val="en-US"/>
        </w:rPr>
        <w:t>valuet</w:t>
      </w:r>
      <w:r w:rsidR="00EC1AD6">
        <w:rPr>
          <w:color w:val="000000" w:themeColor="text1"/>
          <w:szCs w:val="24"/>
          <w:lang w:val="ru-RU"/>
        </w:rPr>
        <w:t>.</w:t>
      </w:r>
    </w:p>
    <w:p w14:paraId="3F664759" w14:textId="0B870FE8" w:rsidR="001A7836" w:rsidRPr="00540D4E" w:rsidRDefault="001A7836" w:rsidP="00B87FF3">
      <w:pPr>
        <w:pStyle w:val="24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rPr>
          <w:lang w:val="ru-RU"/>
        </w:rPr>
        <w:t>Настоящее Обоснование Безопасности разработано в соответствии с ГОСТ 33855</w:t>
      </w:r>
      <w:r w:rsidR="004C3795">
        <w:rPr>
          <w:lang w:val="ru-RU"/>
        </w:rPr>
        <w:t>-2016</w:t>
      </w:r>
      <w:r w:rsidRPr="00540D4E">
        <w:rPr>
          <w:lang w:val="ru-RU"/>
        </w:rPr>
        <w:t>.</w:t>
      </w:r>
    </w:p>
    <w:p w14:paraId="72E43B8C" w14:textId="15682802" w:rsidR="009753CC" w:rsidRPr="00CE3A7E" w:rsidRDefault="009753CC" w:rsidP="00B87FF3">
      <w:pPr>
        <w:pStyle w:val="24"/>
        <w:widowControl w:val="0"/>
        <w:tabs>
          <w:tab w:val="left" w:pos="1560"/>
          <w:tab w:val="left" w:pos="2394"/>
        </w:tabs>
        <w:ind w:firstLine="851"/>
        <w:contextualSpacing/>
        <w:rPr>
          <w:color w:val="000000" w:themeColor="text1"/>
          <w:lang w:val="ru-RU"/>
        </w:rPr>
      </w:pPr>
      <w:r w:rsidRPr="00CE3A7E">
        <w:rPr>
          <w:color w:val="000000" w:themeColor="text1"/>
        </w:rPr>
        <w:t>Перечень стандартов и дополнительных нормативных документов, по которым спроектированы, смонтированы, испытаны и др. элементы трубопроводов, а также на которые даны ссылки в настоящем ОБ, приведен в приложении А</w:t>
      </w:r>
      <w:r w:rsidRPr="00CE3A7E">
        <w:rPr>
          <w:color w:val="000000" w:themeColor="text1"/>
          <w:lang w:val="ru-RU"/>
        </w:rPr>
        <w:t>.</w:t>
      </w:r>
    </w:p>
    <w:p w14:paraId="57D38069" w14:textId="04ABFE8A" w:rsidR="009753CC" w:rsidRPr="00CE3A7E" w:rsidRDefault="009753CC" w:rsidP="00B87FF3">
      <w:pPr>
        <w:pStyle w:val="24"/>
        <w:widowControl w:val="0"/>
        <w:tabs>
          <w:tab w:val="left" w:pos="1560"/>
          <w:tab w:val="left" w:pos="2394"/>
        </w:tabs>
        <w:ind w:firstLine="851"/>
        <w:contextualSpacing/>
        <w:rPr>
          <w:color w:val="000000" w:themeColor="text1"/>
        </w:rPr>
      </w:pPr>
      <w:r w:rsidRPr="00CE3A7E">
        <w:rPr>
          <w:color w:val="000000" w:themeColor="text1"/>
          <w:lang w:val="ru-RU"/>
        </w:rPr>
        <w:t>Трубопровод сконструирован, смонтирован и испытан</w:t>
      </w:r>
      <w:r w:rsidRPr="00CE3A7E">
        <w:rPr>
          <w:color w:val="000000" w:themeColor="text1"/>
        </w:rPr>
        <w:t xml:space="preserve"> под тщательным надзором квалифицированного персонала.</w:t>
      </w:r>
    </w:p>
    <w:p w14:paraId="5550AFA0" w14:textId="7608F554" w:rsidR="009753CC" w:rsidRPr="00540D4E" w:rsidRDefault="009753CC" w:rsidP="00B87FF3">
      <w:pPr>
        <w:pStyle w:val="24"/>
        <w:widowControl w:val="0"/>
        <w:tabs>
          <w:tab w:val="left" w:pos="1560"/>
          <w:tab w:val="left" w:pos="2394"/>
        </w:tabs>
        <w:ind w:firstLine="851"/>
        <w:contextualSpacing/>
        <w:rPr>
          <w:color w:val="000000" w:themeColor="text1"/>
          <w:lang w:val="ru-RU"/>
        </w:rPr>
      </w:pPr>
      <w:r w:rsidRPr="00CE3A7E">
        <w:t xml:space="preserve">Изготовитель гарантирует соответствие </w:t>
      </w:r>
      <w:bookmarkStart w:id="8" w:name="_Hlk38917384"/>
      <w:r w:rsidR="00494F9E">
        <w:rPr>
          <w:lang w:val="ru-RU"/>
        </w:rPr>
        <w:t>трубопровода</w:t>
      </w:r>
      <w:r w:rsidRPr="00CE3A7E">
        <w:t xml:space="preserve"> </w:t>
      </w:r>
      <w:bookmarkEnd w:id="8"/>
      <w:r w:rsidRPr="00CE3A7E">
        <w:t>требованиям технической документации в течение гарантийного срока обслуживания при соблюдении условий эксплуатации (применения), транспортирования и хранения</w:t>
      </w:r>
      <w:r w:rsidRPr="00CE3A7E">
        <w:rPr>
          <w:lang w:val="ru-RU"/>
        </w:rPr>
        <w:t>.</w:t>
      </w:r>
    </w:p>
    <w:p w14:paraId="1A674B68" w14:textId="6D79C0BE" w:rsidR="00BE1450" w:rsidRPr="00540D4E" w:rsidRDefault="00BE1450" w:rsidP="00B87FF3">
      <w:pPr>
        <w:pStyle w:val="24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rPr>
          <w:lang w:val="ru-RU"/>
        </w:rPr>
        <w:t xml:space="preserve">Обоснование безопасности содержит сведения об анализе риска, а также сведения из конструкторской, в т.ч. эксплуатационной, технологической документации о минимально необходимых мерах по обеспечению безопасности, сопровождающих трубопровод на всех стадиях жизненного цикла, носящий декларативный характер, без документального подтверждения обоснования их выполнения, принципе действия, характеристиках выше указанного </w:t>
      </w:r>
      <w:r w:rsidR="00D95A0A" w:rsidRPr="00540D4E">
        <w:rPr>
          <w:lang w:val="ru-RU"/>
        </w:rPr>
        <w:t>трубопровода</w:t>
      </w:r>
      <w:r w:rsidRPr="00540D4E">
        <w:rPr>
          <w:lang w:val="ru-RU"/>
        </w:rPr>
        <w:t>, его составных частях и указания, необходимые для правильной и безопасной эксплуатации, а именно: использования по назначению, технического обслуживания, текущего ремонта, хранения и транспортирования, а также оценок их технического</w:t>
      </w:r>
      <w:r w:rsidR="00D95A0A" w:rsidRPr="00540D4E">
        <w:rPr>
          <w:lang w:val="ru-RU"/>
        </w:rPr>
        <w:t xml:space="preserve"> состояния при определении необходимости ремонта, а также сведения по утилизации.</w:t>
      </w:r>
    </w:p>
    <w:p w14:paraId="1A0AD1AD" w14:textId="77777777" w:rsidR="00163984" w:rsidRPr="00540D4E" w:rsidRDefault="00163984" w:rsidP="00116DB8">
      <w:pPr>
        <w:pStyle w:val="ab"/>
        <w:widowControl w:val="0"/>
        <w:tabs>
          <w:tab w:val="left" w:pos="1560"/>
          <w:tab w:val="left" w:pos="2394"/>
        </w:tabs>
        <w:contextualSpacing/>
        <w:rPr>
          <w:lang w:val="ru-RU"/>
        </w:rPr>
      </w:pPr>
    </w:p>
    <w:p w14:paraId="2C1A9485" w14:textId="77777777" w:rsidR="00163984" w:rsidRPr="00540D4E" w:rsidRDefault="00163984" w:rsidP="00116DB8">
      <w:pPr>
        <w:pStyle w:val="ab"/>
        <w:widowControl w:val="0"/>
        <w:tabs>
          <w:tab w:val="left" w:pos="993"/>
          <w:tab w:val="left" w:pos="1560"/>
          <w:tab w:val="left" w:pos="2394"/>
        </w:tabs>
        <w:contextualSpacing/>
        <w:sectPr w:rsidR="00163984" w:rsidRPr="00540D4E" w:rsidSect="00E44FD2">
          <w:headerReference w:type="default" r:id="rId14"/>
          <w:pgSz w:w="11907" w:h="16840" w:code="9"/>
          <w:pgMar w:top="851" w:right="567" w:bottom="1134" w:left="1701" w:header="284" w:footer="284" w:gutter="0"/>
          <w:cols w:space="720"/>
        </w:sectPr>
      </w:pPr>
    </w:p>
    <w:p w14:paraId="12C06E69" w14:textId="760E4B53" w:rsidR="009364C2" w:rsidRPr="00540D4E" w:rsidRDefault="00B87FF3" w:rsidP="00E2675F">
      <w:pPr>
        <w:pStyle w:val="1"/>
      </w:pPr>
      <w:bookmarkStart w:id="17" w:name="_Toc427567054"/>
      <w:bookmarkStart w:id="18" w:name="_Toc46497138"/>
      <w:r>
        <w:lastRenderedPageBreak/>
        <w:t xml:space="preserve">1 </w:t>
      </w:r>
      <w:r w:rsidR="009364C2" w:rsidRPr="00540D4E">
        <w:t>ОСНОВНЫЕ ПАРАМЕТРЫ И ХАРАКТЕРИСТИКИ</w:t>
      </w:r>
      <w:bookmarkEnd w:id="17"/>
      <w:bookmarkEnd w:id="18"/>
    </w:p>
    <w:p w14:paraId="614DFA77" w14:textId="7C41D8FF" w:rsidR="00E44FD2" w:rsidRDefault="00E44FD2" w:rsidP="00B87FF3">
      <w:pPr>
        <w:pStyle w:val="af8"/>
        <w:ind w:left="0" w:firstLine="851"/>
      </w:pPr>
      <w:bookmarkStart w:id="19" w:name="_Toc427567056"/>
      <w:r w:rsidRPr="00675B02">
        <w:t>Основные технические характеристики</w:t>
      </w:r>
      <w:r>
        <w:t xml:space="preserve"> </w:t>
      </w:r>
      <w:r w:rsidR="00341C3F">
        <w:t xml:space="preserve">трубопровода </w:t>
      </w:r>
      <w:r>
        <w:t>представлены в таблице 1.</w:t>
      </w:r>
      <w:r w:rsidRPr="00900842">
        <w:t xml:space="preserve"> </w:t>
      </w:r>
      <w:r>
        <w:t>Сведения об участках трубопровода представлены в таблице 2.</w:t>
      </w:r>
    </w:p>
    <w:p w14:paraId="690ED7E2" w14:textId="691648FF" w:rsidR="00675B02" w:rsidRPr="00540D4E" w:rsidRDefault="0015040A" w:rsidP="003A618A">
      <w:pPr>
        <w:ind w:firstLine="0"/>
        <w:rPr>
          <w:bCs/>
        </w:rPr>
      </w:pPr>
      <w:r w:rsidRPr="00540D4E">
        <w:rPr>
          <w:bCs/>
        </w:rPr>
        <w:t>Таблица 1</w:t>
      </w:r>
      <w:r w:rsidR="00AB3F46" w:rsidRPr="00540D4E">
        <w:rPr>
          <w:bCs/>
        </w:rPr>
        <w:t xml:space="preserve"> </w:t>
      </w:r>
      <w:r w:rsidR="00D930DA">
        <w:rPr>
          <w:bCs/>
        </w:rPr>
        <w:t>–</w:t>
      </w:r>
      <w:r w:rsidR="00AB3F46" w:rsidRPr="00540D4E">
        <w:rPr>
          <w:bCs/>
        </w:rPr>
        <w:t xml:space="preserve"> </w:t>
      </w:r>
      <w:r w:rsidR="00AB3F46" w:rsidRPr="00540D4E">
        <w:t>Основные технические характеристики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497"/>
        <w:gridCol w:w="2270"/>
        <w:gridCol w:w="5098"/>
      </w:tblGrid>
      <w:tr w:rsidR="00341C3F" w:rsidRPr="00314EDA" w14:paraId="6D70D507" w14:textId="77777777" w:rsidTr="002727BC">
        <w:trPr>
          <w:trHeight w:val="682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1662E" w14:textId="77777777" w:rsidR="00341C3F" w:rsidRPr="00314EDA" w:rsidRDefault="00341C3F" w:rsidP="00341C3F">
            <w:pPr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bookmarkStart w:id="20" w:name="_Hlk33013546"/>
            <w:bookmarkStart w:id="21" w:name="_Hlk33021676"/>
            <w:r w:rsidRPr="00314EDA">
              <w:rPr>
                <w:rFonts w:eastAsia="Calibri"/>
                <w:sz w:val="20"/>
                <w:szCs w:val="20"/>
                <w:lang w:eastAsia="en-US"/>
              </w:rPr>
              <w:t>Цех или установка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9EE1D" w14:textId="30D955A7" w:rsidR="00341C3F" w:rsidRPr="00ED1357" w:rsidRDefault="00341C3F" w:rsidP="002727BC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Амурский ГПЗ. </w:t>
            </w:r>
            <w:r w:rsidR="00EC1AD6"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Установка выделения этана и ШФЛУ, удаления азота и получения азотно-гелиевой смеси № 1</w:t>
            </w:r>
          </w:p>
        </w:tc>
      </w:tr>
      <w:tr w:rsidR="00341C3F" w:rsidRPr="00314EDA" w14:paraId="5FFF8815" w14:textId="77777777" w:rsidTr="002727BC">
        <w:trPr>
          <w:trHeight w:val="180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96F8C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 xml:space="preserve">Наименование трубопровода </w:t>
            </w:r>
          </w:p>
        </w:tc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90708" w14:textId="6EF41C13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1-40-13 "Природный газ, Сухой"</w:t>
            </w:r>
          </w:p>
        </w:tc>
      </w:tr>
      <w:tr w:rsidR="00341C3F" w:rsidRPr="00314EDA" w14:paraId="39D7EFF4" w14:textId="77777777" w:rsidTr="002727BC">
        <w:trPr>
          <w:trHeight w:val="816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48716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Назначение трубопровода</w:t>
            </w:r>
          </w:p>
        </w:tc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CCB870" w14:textId="3D2E2B1E" w:rsidR="00EC1AD6" w:rsidRPr="00ED1357" w:rsidRDefault="00341C3F" w:rsidP="004B0CA8">
            <w:pPr>
              <w:spacing w:line="276" w:lineRule="auto"/>
              <w:ind w:firstLine="0"/>
              <w:jc w:val="center"/>
              <w:rPr>
                <w:rFonts w:eastAsia="Calibri"/>
                <w:color w:val="000000" w:themeColor="text1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color w:val="000000" w:themeColor="text1"/>
                <w:sz w:val="20"/>
                <w:szCs w:val="20"/>
                <w:highlight w:val="yellow"/>
                <w:lang w:eastAsia="en-US"/>
              </w:rPr>
              <w:t xml:space="preserve">Транспортировка </w:t>
            </w:r>
            <w:r w:rsidR="00EC1AD6" w:rsidRPr="00ED1357">
              <w:rPr>
                <w:rFonts w:eastAsia="Calibri"/>
                <w:color w:val="000000" w:themeColor="text1"/>
                <w:sz w:val="20"/>
                <w:szCs w:val="20"/>
                <w:highlight w:val="yellow"/>
                <w:lang w:eastAsia="en-US"/>
              </w:rPr>
              <w:t>природного газа сухого от системы смазочного масла и уплотнительного газа для установки детандера до предохранительных клапанов 41SV179A/B и линии</w:t>
            </w:r>
          </w:p>
          <w:p w14:paraId="538F41B0" w14:textId="5ECC59A2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color w:val="000000" w:themeColor="text1"/>
                <w:sz w:val="20"/>
                <w:szCs w:val="20"/>
                <w:highlight w:val="yellow"/>
                <w:lang w:eastAsia="en-US"/>
              </w:rPr>
              <w:t>14030-1-40-411823</w:t>
            </w:r>
          </w:p>
        </w:tc>
      </w:tr>
      <w:tr w:rsidR="00341C3F" w:rsidRPr="00314EDA" w14:paraId="455E299E" w14:textId="77777777" w:rsidTr="002727BC">
        <w:trPr>
          <w:trHeight w:val="185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D3683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Наименование рабочей среды</w:t>
            </w:r>
          </w:p>
        </w:tc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7C11561" w14:textId="3D783262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Природный газ, сухой (Natural Gas Dry)</w:t>
            </w:r>
          </w:p>
        </w:tc>
      </w:tr>
      <w:tr w:rsidR="003D2FE6" w:rsidRPr="00314EDA" w14:paraId="7AFF2AF7" w14:textId="77777777" w:rsidTr="002727BC">
        <w:trPr>
          <w:trHeight w:val="197"/>
        </w:trPr>
        <w:tc>
          <w:tcPr>
            <w:tcW w:w="1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86F6425" w14:textId="77777777" w:rsidR="003D2FE6" w:rsidRPr="00314ED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Характеристика рабочей среды</w:t>
            </w:r>
          </w:p>
        </w:tc>
        <w:tc>
          <w:tcPr>
            <w:tcW w:w="2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1BFCC" w14:textId="041A7401" w:rsidR="003D2FE6" w:rsidRPr="00314ED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Класс опасности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7E593" w14:textId="58EEA586" w:rsidR="003D2FE6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4</w:t>
            </w:r>
          </w:p>
        </w:tc>
      </w:tr>
      <w:tr w:rsidR="003D2FE6" w:rsidRPr="00314EDA" w14:paraId="6CFEC515" w14:textId="77777777" w:rsidTr="002727BC">
        <w:trPr>
          <w:trHeight w:val="27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03B85" w14:textId="77777777" w:rsidR="003D2FE6" w:rsidRPr="00314ED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82579" w14:textId="724F525B" w:rsidR="003D2FE6" w:rsidRPr="00314ED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Взрывопожароопасность</w:t>
            </w:r>
          </w:p>
        </w:tc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269BA" w14:textId="3CBE8207" w:rsidR="003D2FE6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Да</w:t>
            </w:r>
          </w:p>
        </w:tc>
      </w:tr>
      <w:tr w:rsidR="003D2FE6" w:rsidRPr="00314EDA" w14:paraId="7564D3CE" w14:textId="77777777" w:rsidTr="002727BC">
        <w:trPr>
          <w:trHeight w:val="180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30FF1" w14:textId="5D1C82CF" w:rsidR="003D2FE6" w:rsidRPr="00314ED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Рабочее давление, МПа (кгс/см</w:t>
            </w:r>
            <w:r w:rsidRPr="00314EDA">
              <w:rPr>
                <w:rFonts w:eastAsia="Calibri"/>
                <w:sz w:val="20"/>
                <w:szCs w:val="20"/>
                <w:vertAlign w:val="superscript"/>
                <w:lang w:eastAsia="en-US"/>
              </w:rPr>
              <w:t>2</w:t>
            </w:r>
            <w:r w:rsidRPr="00314EDA"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78D4E" w14:textId="50992CAD" w:rsidR="003D2FE6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3,29</w:t>
            </w:r>
            <w:r w:rsidR="003D2FE6"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 (</w:t>
            </w: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32,9</w:t>
            </w:r>
            <w:r w:rsidR="003D2FE6"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)</w:t>
            </w:r>
          </w:p>
        </w:tc>
      </w:tr>
      <w:tr w:rsidR="00341C3F" w:rsidRPr="00314EDA" w14:paraId="76870806" w14:textId="77777777" w:rsidTr="002727BC">
        <w:trPr>
          <w:trHeight w:val="180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DB6E4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Расчётное давление, МПа (кгс/см</w:t>
            </w:r>
            <w:r w:rsidRPr="00314EDA">
              <w:rPr>
                <w:rFonts w:eastAsia="Calibri"/>
                <w:sz w:val="20"/>
                <w:szCs w:val="20"/>
                <w:vertAlign w:val="superscript"/>
                <w:lang w:eastAsia="en-US"/>
              </w:rPr>
              <w:t>2</w:t>
            </w:r>
            <w:r w:rsidRPr="00314EDA"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E49ED" w14:textId="56C6DD96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8,34</w:t>
            </w:r>
            <w:r w:rsidR="00341C3F"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 (</w:t>
            </w: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83,4</w:t>
            </w:r>
            <w:r w:rsidR="00341C3F"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)</w:t>
            </w:r>
          </w:p>
        </w:tc>
      </w:tr>
      <w:tr w:rsidR="00341C3F" w:rsidRPr="00314EDA" w14:paraId="1109F250" w14:textId="77777777" w:rsidTr="002727BC">
        <w:trPr>
          <w:trHeight w:val="197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BC2FE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Расчётная температура стенки, °С</w:t>
            </w:r>
          </w:p>
        </w:tc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46B02" w14:textId="19E8E883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60</w:t>
            </w:r>
          </w:p>
        </w:tc>
      </w:tr>
      <w:tr w:rsidR="003D2FE6" w:rsidRPr="00314EDA" w14:paraId="7CE7FB3E" w14:textId="77777777" w:rsidTr="002727BC">
        <w:trPr>
          <w:trHeight w:val="191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44DAAD2" w14:textId="7218029A" w:rsidR="003D2FE6" w:rsidRPr="00314EDA" w:rsidRDefault="003D2FE6" w:rsidP="003D2FE6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Категория трубопровода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F1B53" w14:textId="6EC5E061" w:rsidR="003D2FE6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val="en-US" w:eastAsia="en-US"/>
              </w:rPr>
              <w:t xml:space="preserve">I </w:t>
            </w: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Б(а)</w:t>
            </w:r>
          </w:p>
        </w:tc>
      </w:tr>
      <w:tr w:rsidR="00341C3F" w:rsidRPr="00314EDA" w14:paraId="79B77EDC" w14:textId="77777777" w:rsidTr="002727BC">
        <w:trPr>
          <w:trHeight w:val="240"/>
        </w:trPr>
        <w:tc>
          <w:tcPr>
            <w:tcW w:w="2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02E93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Пробное давление испытания, МПа (кгс/см</w:t>
            </w:r>
            <w:r w:rsidRPr="00314EDA">
              <w:rPr>
                <w:rFonts w:eastAsia="Calibri"/>
                <w:sz w:val="20"/>
                <w:szCs w:val="20"/>
                <w:vertAlign w:val="superscript"/>
                <w:lang w:eastAsia="en-US"/>
              </w:rPr>
              <w:t>2</w:t>
            </w:r>
            <w:r w:rsidRPr="00314EDA">
              <w:rPr>
                <w:rFonts w:eastAsia="Calibri"/>
                <w:sz w:val="20"/>
                <w:szCs w:val="20"/>
                <w:lang w:eastAsia="en-US"/>
              </w:rPr>
              <w:t xml:space="preserve">) 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92F8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гидравлического</w:t>
            </w:r>
          </w:p>
        </w:tc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E1E91" w14:textId="26735F73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12,62</w:t>
            </w:r>
            <w:r w:rsidR="00341C3F"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 (</w:t>
            </w: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126,2</w:t>
            </w:r>
            <w:r w:rsidR="00341C3F"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)</w:t>
            </w:r>
          </w:p>
        </w:tc>
      </w:tr>
      <w:tr w:rsidR="00341C3F" w:rsidRPr="00314EDA" w14:paraId="445B3BDE" w14:textId="77777777" w:rsidTr="002727BC">
        <w:trPr>
          <w:trHeight w:val="24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AA421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7302C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пневматического</w:t>
            </w:r>
          </w:p>
        </w:tc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FEBF0" w14:textId="224E6BB0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-</w:t>
            </w:r>
          </w:p>
        </w:tc>
      </w:tr>
      <w:tr w:rsidR="00341C3F" w:rsidRPr="00314EDA" w14:paraId="4A9F8DAA" w14:textId="77777777" w:rsidTr="002727BC">
        <w:trPr>
          <w:trHeight w:val="306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479DA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Минимально допустимая отрицательная температура стенки, °С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3A7F7" w14:textId="753A312B" w:rsidR="00341C3F" w:rsidRPr="00ED1357" w:rsidRDefault="00EC1AD6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минус 52</w:t>
            </w:r>
          </w:p>
        </w:tc>
      </w:tr>
      <w:tr w:rsidR="00341C3F" w:rsidRPr="00314EDA" w14:paraId="3698443E" w14:textId="77777777" w:rsidTr="002727BC">
        <w:trPr>
          <w:trHeight w:val="197"/>
        </w:trPr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91EA" w14:textId="77777777" w:rsidR="00341C3F" w:rsidRPr="00314ED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314EDA">
              <w:rPr>
                <w:rFonts w:eastAsia="Calibri"/>
                <w:sz w:val="20"/>
                <w:szCs w:val="20"/>
                <w:lang w:eastAsia="en-US"/>
              </w:rPr>
              <w:t>Расчетный срок службы трубопровода, лет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B212" w14:textId="77777777" w:rsidR="00341C3F" w:rsidRPr="00ED1357" w:rsidRDefault="00341C3F" w:rsidP="004B0CA8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ED1357">
              <w:rPr>
                <w:rFonts w:eastAsia="Calibri"/>
                <w:sz w:val="20"/>
                <w:szCs w:val="20"/>
                <w:highlight w:val="yellow"/>
                <w:lang w:eastAsia="en-US"/>
              </w:rPr>
              <w:t>20</w:t>
            </w:r>
          </w:p>
        </w:tc>
      </w:tr>
      <w:bookmarkEnd w:id="20"/>
      <w:bookmarkEnd w:id="21"/>
    </w:tbl>
    <w:p w14:paraId="07ADA854" w14:textId="77777777" w:rsidR="00947EBC" w:rsidRDefault="00947EBC" w:rsidP="00947EBC"/>
    <w:p w14:paraId="34048348" w14:textId="77777777" w:rsidR="00947EBC" w:rsidRDefault="00947EBC" w:rsidP="00314EDA">
      <w:pPr>
        <w:ind w:firstLine="0"/>
      </w:pPr>
      <w:r>
        <w:t>Таблица 2 – Сведения об участках трубопровода</w:t>
      </w:r>
    </w:p>
    <w:tbl>
      <w:tblPr>
        <w:tblW w:w="96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5"/>
        <w:gridCol w:w="2878"/>
        <w:gridCol w:w="3009"/>
        <w:gridCol w:w="2773"/>
      </w:tblGrid>
      <w:tr w:rsidR="004B4150" w:rsidRPr="00314EDA" w14:paraId="1022E018" w14:textId="77777777" w:rsidTr="0026633D">
        <w:trPr>
          <w:trHeight w:val="1608"/>
          <w:tblHeader/>
        </w:trPr>
        <w:tc>
          <w:tcPr>
            <w:tcW w:w="955" w:type="dxa"/>
            <w:vMerge w:val="restart"/>
            <w:shd w:val="clear" w:color="auto" w:fill="auto"/>
            <w:vAlign w:val="center"/>
            <w:hideMark/>
          </w:tcPr>
          <w:p w14:paraId="2C2D32FB" w14:textId="77777777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№</w:t>
            </w:r>
            <w:r w:rsidRPr="00314EDA">
              <w:rPr>
                <w:b/>
                <w:bCs/>
                <w:color w:val="000000"/>
                <w:sz w:val="20"/>
                <w:szCs w:val="20"/>
              </w:rPr>
              <w:br/>
              <w:t>п/п</w:t>
            </w:r>
          </w:p>
        </w:tc>
        <w:tc>
          <w:tcPr>
            <w:tcW w:w="2878" w:type="dxa"/>
            <w:vMerge w:val="restart"/>
            <w:shd w:val="clear" w:color="auto" w:fill="auto"/>
            <w:vAlign w:val="center"/>
            <w:hideMark/>
          </w:tcPr>
          <w:p w14:paraId="5D098825" w14:textId="77777777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Наименование участка</w:t>
            </w:r>
            <w:r w:rsidRPr="00314EDA">
              <w:rPr>
                <w:b/>
                <w:bCs/>
                <w:color w:val="000000"/>
                <w:sz w:val="20"/>
                <w:szCs w:val="20"/>
              </w:rPr>
              <w:br/>
              <w:t>или обозначение на схеме</w:t>
            </w:r>
          </w:p>
        </w:tc>
        <w:tc>
          <w:tcPr>
            <w:tcW w:w="3009" w:type="dxa"/>
            <w:vMerge w:val="restart"/>
            <w:shd w:val="clear" w:color="auto" w:fill="auto"/>
            <w:vAlign w:val="center"/>
            <w:hideMark/>
          </w:tcPr>
          <w:p w14:paraId="51B8DFC9" w14:textId="77777777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Наружный диаметр и толщина стенки трубы, мм</w:t>
            </w:r>
          </w:p>
        </w:tc>
        <w:tc>
          <w:tcPr>
            <w:tcW w:w="2773" w:type="dxa"/>
            <w:vMerge w:val="restart"/>
            <w:shd w:val="clear" w:color="auto" w:fill="auto"/>
            <w:vAlign w:val="center"/>
            <w:hideMark/>
          </w:tcPr>
          <w:p w14:paraId="66240D66" w14:textId="5C4B50D8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Протяжённость участка трубопровода, м</w:t>
            </w:r>
          </w:p>
        </w:tc>
      </w:tr>
      <w:tr w:rsidR="004B4150" w:rsidRPr="00314EDA" w14:paraId="38679A42" w14:textId="77777777" w:rsidTr="0026633D">
        <w:trPr>
          <w:trHeight w:val="276"/>
          <w:tblHeader/>
        </w:trPr>
        <w:tc>
          <w:tcPr>
            <w:tcW w:w="955" w:type="dxa"/>
            <w:vMerge/>
            <w:vAlign w:val="center"/>
            <w:hideMark/>
          </w:tcPr>
          <w:p w14:paraId="24FBAA9F" w14:textId="77777777" w:rsidR="004B4150" w:rsidRPr="00314ED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78" w:type="dxa"/>
            <w:vMerge/>
            <w:vAlign w:val="center"/>
            <w:hideMark/>
          </w:tcPr>
          <w:p w14:paraId="65CD6E8D" w14:textId="77777777" w:rsidR="004B4150" w:rsidRPr="00314ED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09" w:type="dxa"/>
            <w:vMerge/>
            <w:vAlign w:val="center"/>
            <w:hideMark/>
          </w:tcPr>
          <w:p w14:paraId="1516FA6E" w14:textId="77777777" w:rsidR="004B4150" w:rsidRPr="00314ED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73" w:type="dxa"/>
            <w:vMerge/>
            <w:vAlign w:val="center"/>
            <w:hideMark/>
          </w:tcPr>
          <w:p w14:paraId="582256C5" w14:textId="77777777" w:rsidR="004B4150" w:rsidRPr="00314ED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B4150" w:rsidRPr="00314EDA" w14:paraId="450BFAE1" w14:textId="77777777" w:rsidTr="0026633D">
        <w:trPr>
          <w:trHeight w:val="289"/>
          <w:tblHeader/>
        </w:trPr>
        <w:tc>
          <w:tcPr>
            <w:tcW w:w="955" w:type="dxa"/>
            <w:shd w:val="clear" w:color="auto" w:fill="auto"/>
            <w:noWrap/>
            <w:vAlign w:val="center"/>
            <w:hideMark/>
          </w:tcPr>
          <w:p w14:paraId="7995B5E2" w14:textId="77777777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878" w:type="dxa"/>
            <w:shd w:val="clear" w:color="auto" w:fill="auto"/>
            <w:noWrap/>
            <w:vAlign w:val="center"/>
            <w:hideMark/>
          </w:tcPr>
          <w:p w14:paraId="7F6F8C1E" w14:textId="77777777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009" w:type="dxa"/>
            <w:shd w:val="clear" w:color="auto" w:fill="auto"/>
            <w:noWrap/>
            <w:vAlign w:val="center"/>
            <w:hideMark/>
          </w:tcPr>
          <w:p w14:paraId="755F6630" w14:textId="77777777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773" w:type="dxa"/>
            <w:shd w:val="clear" w:color="auto" w:fill="auto"/>
            <w:noWrap/>
            <w:vAlign w:val="center"/>
            <w:hideMark/>
          </w:tcPr>
          <w:p w14:paraId="1F135E0E" w14:textId="505FAFE1" w:rsidR="004B4150" w:rsidRPr="00314ED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314EDA"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</w:tbl>
    <w:p w14:paraId="016BDE2B" w14:textId="77777777" w:rsidR="00BC69AF" w:rsidRDefault="00BC69AF" w:rsidP="00116DB8">
      <w:pPr>
        <w:tabs>
          <w:tab w:val="left" w:pos="1560"/>
          <w:tab w:val="left" w:pos="2394"/>
        </w:tabs>
        <w:autoSpaceDE w:val="0"/>
        <w:autoSpaceDN w:val="0"/>
        <w:adjustRightInd w:val="0"/>
      </w:pPr>
    </w:p>
    <w:p w14:paraId="6812DB9F" w14:textId="052EAEC5" w:rsidR="00341C3F" w:rsidRDefault="00341C3F" w:rsidP="0004338C">
      <w:pPr>
        <w:pStyle w:val="2d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22" w:name="_Hlk46489218"/>
      <w:r>
        <w:rPr>
          <w:sz w:val="24"/>
          <w:szCs w:val="24"/>
        </w:rPr>
        <w:t xml:space="preserve">Трубопровод является совокупностью деталей и устройств, предназначенной для транспортировки технологической среды. Он включает в себя прямолинейные участки, криволинейные участки, фасонные элементы (тройники, переходники с одного диаметра на другой, компенсаторы), устройства и арматуру различного назначения, а также вспомогательные технологические линии для заполнения, опорожнения, прогрева и удаления воздуха. Подробная информация о составных элементах трубопровода представлена в паспорте. Выбор материала и размеров деталей трубопровода обоснован прочностными и конструкторскими расчетами. В зависимости от расчетных параметров, коррозионных и эрозионных свойств транспортируемой среды, расчетом на прочность определена толщина стенки труб и деталей трубопроводов. </w:t>
      </w:r>
    </w:p>
    <w:bookmarkEnd w:id="22"/>
    <w:p w14:paraId="125CC23E" w14:textId="4C41A85C" w:rsidR="00D95A0A" w:rsidRPr="00463558" w:rsidRDefault="00D95A0A" w:rsidP="0004338C">
      <w:pPr>
        <w:pStyle w:val="af8"/>
        <w:tabs>
          <w:tab w:val="left" w:pos="1276"/>
        </w:tabs>
        <w:ind w:left="0" w:firstLine="851"/>
      </w:pPr>
      <w:r w:rsidRPr="00463558">
        <w:lastRenderedPageBreak/>
        <w:t>Трубопровод изготовлен и оборудован в соответствии с требованиями:</w:t>
      </w:r>
    </w:p>
    <w:p w14:paraId="0B9472AF" w14:textId="5124D9A9" w:rsidR="00D95A0A" w:rsidRDefault="00D95A0A" w:rsidP="0004338C">
      <w:pPr>
        <w:pStyle w:val="af8"/>
        <w:numPr>
          <w:ilvl w:val="0"/>
          <w:numId w:val="25"/>
        </w:numPr>
        <w:tabs>
          <w:tab w:val="left" w:pos="1276"/>
        </w:tabs>
        <w:ind w:left="0" w:firstLine="851"/>
      </w:pPr>
      <w:r w:rsidRPr="00463558">
        <w:t>ГОСТ 32569</w:t>
      </w:r>
      <w:r w:rsidR="00241A66">
        <w:t xml:space="preserve">-2013 </w:t>
      </w:r>
      <w:r w:rsidRPr="00463558">
        <w:t>«Трубопроводы технологические стальные. Требования к устройству и эксплуатации на взрывопожароопасных и химически опасных производствах»;</w:t>
      </w:r>
    </w:p>
    <w:p w14:paraId="08DB4240" w14:textId="0DE4B694" w:rsidR="000A0937" w:rsidRPr="00463558" w:rsidRDefault="000A0937" w:rsidP="0004338C">
      <w:pPr>
        <w:pStyle w:val="af8"/>
        <w:numPr>
          <w:ilvl w:val="0"/>
          <w:numId w:val="25"/>
        </w:numPr>
        <w:ind w:left="0" w:firstLine="851"/>
      </w:pPr>
      <w:r w:rsidRPr="000A0937">
        <w:t>Руководство по безопасности "Рекомендации по устройству и безопасной эксплуатации технологических трубопроводов" (утв. Приказом Ростехнадзора от 27.12.2012 г. № 784)</w:t>
      </w:r>
    </w:p>
    <w:p w14:paraId="6189340C" w14:textId="6647938E" w:rsidR="00D95A0A" w:rsidRPr="00463558" w:rsidRDefault="00D95A0A" w:rsidP="0004338C">
      <w:pPr>
        <w:pStyle w:val="af8"/>
        <w:numPr>
          <w:ilvl w:val="0"/>
          <w:numId w:val="25"/>
        </w:numPr>
        <w:ind w:left="0" w:firstLine="851"/>
      </w:pPr>
      <w:r w:rsidRPr="00463558">
        <w:t xml:space="preserve">ТР ТС 032/2013 «О безопасности оборудования, работающего под избыточным давлением». </w:t>
      </w:r>
    </w:p>
    <w:p w14:paraId="1E66DAF6" w14:textId="6187EC3F" w:rsidR="00AB3F46" w:rsidRPr="00463558" w:rsidRDefault="00AB3F46" w:rsidP="0004338C">
      <w:pPr>
        <w:pStyle w:val="af8"/>
        <w:ind w:left="0" w:firstLine="851"/>
      </w:pPr>
      <w:r w:rsidRPr="00463558">
        <w:t>Трубопровод предназначен для эксплуатации в макроклиматических районах с умеренным климатом - У, и макроклиматических районах с умеренным и холодным климатом - УХЛ, категория размещения - 1, 1.1, 2, 2.1, 3, 3.1, 4, 4.1, 4.2, 5, 5.1 по ГОСТ 15150</w:t>
      </w:r>
      <w:r w:rsidR="004C3795">
        <w:t>-69</w:t>
      </w:r>
      <w:r w:rsidRPr="00463558">
        <w:t>.</w:t>
      </w:r>
    </w:p>
    <w:p w14:paraId="107892F4" w14:textId="77777777" w:rsidR="00BE1450" w:rsidRPr="00463558" w:rsidRDefault="00BE1450" w:rsidP="0004338C">
      <w:pPr>
        <w:ind w:firstLine="851"/>
      </w:pPr>
    </w:p>
    <w:p w14:paraId="1E604390" w14:textId="3AC522D1" w:rsidR="00C25D34" w:rsidRPr="00463558" w:rsidRDefault="00C25D3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Cs/>
        </w:rPr>
      </w:pPr>
      <w:r w:rsidRPr="00463558">
        <w:rPr>
          <w:bCs/>
        </w:rPr>
        <w:br w:type="page"/>
      </w:r>
    </w:p>
    <w:p w14:paraId="6E0C9D70" w14:textId="2E6012D6" w:rsidR="00493DA0" w:rsidRPr="00463558" w:rsidRDefault="00B87FF3" w:rsidP="00E2675F">
      <w:pPr>
        <w:pStyle w:val="1"/>
        <w:rPr>
          <w:bCs/>
        </w:rPr>
      </w:pPr>
      <w:bookmarkStart w:id="23" w:name="_Toc427567068"/>
      <w:bookmarkStart w:id="24" w:name="_Toc46497139"/>
      <w:bookmarkEnd w:id="19"/>
      <w:r>
        <w:lastRenderedPageBreak/>
        <w:t xml:space="preserve">2 </w:t>
      </w:r>
      <w:r w:rsidR="00493DA0" w:rsidRPr="00463558">
        <w:t>ОБЩИЙ ПОДХОД К ОБЕСПЕЧЕНИЮ БЕЗОПАСНОСТИ ПРИ ПРОЕКТИРОВАНИИ</w:t>
      </w:r>
      <w:bookmarkEnd w:id="23"/>
      <w:bookmarkEnd w:id="24"/>
    </w:p>
    <w:p w14:paraId="3A488B94" w14:textId="77777777" w:rsidR="00D930DA" w:rsidRDefault="00181DB7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Основной задачей </w:t>
      </w:r>
      <w:r w:rsidR="006F5668" w:rsidRPr="00463558">
        <w:rPr>
          <w:sz w:val="24"/>
          <w:szCs w:val="24"/>
        </w:rPr>
        <w:t>при проектировании</w:t>
      </w:r>
      <w:r w:rsidR="00160F52" w:rsidRPr="00463558">
        <w:rPr>
          <w:sz w:val="24"/>
          <w:szCs w:val="24"/>
        </w:rPr>
        <w:t xml:space="preserve"> </w:t>
      </w:r>
      <w:r w:rsidR="00084D71" w:rsidRPr="00463558">
        <w:rPr>
          <w:sz w:val="24"/>
          <w:szCs w:val="24"/>
        </w:rPr>
        <w:t>трубопровода</w:t>
      </w:r>
      <w:r w:rsidRPr="00463558">
        <w:rPr>
          <w:sz w:val="24"/>
          <w:szCs w:val="24"/>
        </w:rPr>
        <w:t>, кроме эффективности применения</w:t>
      </w:r>
      <w:r w:rsidR="0099478F" w:rsidRPr="00463558">
        <w:rPr>
          <w:sz w:val="24"/>
          <w:szCs w:val="24"/>
        </w:rPr>
        <w:t xml:space="preserve">, является обеспечения безопасности </w:t>
      </w:r>
      <w:r w:rsidRPr="00463558">
        <w:rPr>
          <w:sz w:val="24"/>
          <w:szCs w:val="24"/>
        </w:rPr>
        <w:t>при монтаже (демонтаже), вводе в эксплуатацию и эксплуатации.</w:t>
      </w:r>
    </w:p>
    <w:p w14:paraId="38BAE972" w14:textId="44E5ADC7" w:rsidR="00181DB7" w:rsidRPr="006414FE" w:rsidRDefault="0099478F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6414FE">
        <w:rPr>
          <w:sz w:val="24"/>
          <w:szCs w:val="24"/>
        </w:rPr>
        <w:t>На этапе проектирования</w:t>
      </w:r>
      <w:r w:rsidR="00181DB7" w:rsidRPr="006414FE">
        <w:rPr>
          <w:sz w:val="24"/>
          <w:szCs w:val="24"/>
        </w:rPr>
        <w:t xml:space="preserve"> </w:t>
      </w:r>
      <w:r w:rsidR="00084D71" w:rsidRPr="006414FE">
        <w:rPr>
          <w:sz w:val="24"/>
          <w:szCs w:val="24"/>
        </w:rPr>
        <w:t xml:space="preserve">трубопровода </w:t>
      </w:r>
      <w:r w:rsidR="00E05C00" w:rsidRPr="006414FE">
        <w:rPr>
          <w:sz w:val="24"/>
          <w:szCs w:val="24"/>
        </w:rPr>
        <w:t>должны быть</w:t>
      </w:r>
      <w:r w:rsidR="00181DB7" w:rsidRPr="006414FE">
        <w:rPr>
          <w:sz w:val="24"/>
          <w:szCs w:val="24"/>
        </w:rPr>
        <w:t xml:space="preserve"> идентифицированы возможные виды опасности на различных стадиях жизненного цикла, а также проведены исследования с целью определения показателей</w:t>
      </w:r>
      <w:r w:rsidRPr="006414FE">
        <w:rPr>
          <w:sz w:val="24"/>
          <w:szCs w:val="24"/>
        </w:rPr>
        <w:t xml:space="preserve"> риска путем анализа различных </w:t>
      </w:r>
      <w:r w:rsidR="00181DB7" w:rsidRPr="006414FE">
        <w:rPr>
          <w:sz w:val="24"/>
          <w:szCs w:val="24"/>
        </w:rPr>
        <w:t>рабочих режимов.</w:t>
      </w:r>
    </w:p>
    <w:p w14:paraId="77A01E79" w14:textId="27B04E0C" w:rsidR="00D95A0A" w:rsidRPr="00341C3F" w:rsidRDefault="00D95A0A" w:rsidP="0004338C">
      <w:pPr>
        <w:pStyle w:val="FR10"/>
        <w:numPr>
          <w:ilvl w:val="1"/>
          <w:numId w:val="13"/>
        </w:numPr>
        <w:tabs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t>Требования безопасности при проектировании</w:t>
      </w:r>
      <w:r w:rsidR="0092149F" w:rsidRPr="00341C3F">
        <w:rPr>
          <w:b/>
          <w:bCs/>
          <w:sz w:val="24"/>
          <w:szCs w:val="24"/>
        </w:rPr>
        <w:t>.</w:t>
      </w:r>
    </w:p>
    <w:p w14:paraId="1752159A" w14:textId="77777777" w:rsidR="00D95A0A" w:rsidRPr="00463558" w:rsidRDefault="00D95A0A" w:rsidP="0004338C">
      <w:pPr>
        <w:pStyle w:val="FR10"/>
        <w:tabs>
          <w:tab w:val="num" w:pos="0"/>
          <w:tab w:val="num" w:pos="360"/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Промышленная безопасность при проектировании обеспечивается:</w:t>
      </w:r>
    </w:p>
    <w:p w14:paraId="12D736CD" w14:textId="08AF58ED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проектированием трубопроводов в соответствии с их функциональным назначением и с учетом нагрузок, которые могут возникнуть при их эксплуатации, установлением требований к надежности и безопасности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с учетом обеспечения надежности и безопасности систем, в которых они будут эксплуатироваться;</w:t>
      </w:r>
    </w:p>
    <w:p w14:paraId="64A4D5F4" w14:textId="1D5C7190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соответствием конструкции показателям назначения и требованиям заказчика;</w:t>
      </w:r>
    </w:p>
    <w:p w14:paraId="22B0EC60" w14:textId="5E3AB871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правильным применением материалов для изготовления элементов трубопровода;</w:t>
      </w:r>
    </w:p>
    <w:p w14:paraId="7868E694" w14:textId="31A31D16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подтверждением конструкции расчетами на прочность;</w:t>
      </w:r>
    </w:p>
    <w:p w14:paraId="007045AE" w14:textId="57C81843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применением апробированных или подтвержденных испытаниями конструктивных решений;</w:t>
      </w:r>
    </w:p>
    <w:p w14:paraId="6CE9ACF1" w14:textId="0BDE92EF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применением научно и/или технически обоснованных критериев качества, применяемых технологических процессов и операций.</w:t>
      </w:r>
    </w:p>
    <w:p w14:paraId="5B9C78EF" w14:textId="4043357E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разработкой эксплуатационной документации (паспорт и руководство по эксплуатации);</w:t>
      </w:r>
    </w:p>
    <w:p w14:paraId="18E18381" w14:textId="747293DF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360"/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введением в эксплуатационную документацию критериев предельных состояний.</w:t>
      </w:r>
    </w:p>
    <w:p w14:paraId="6352F67F" w14:textId="0A9ACD86" w:rsidR="00D95A0A" w:rsidRPr="00463558" w:rsidRDefault="00D95A0A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Конструктивные решения обеспечивают:</w:t>
      </w:r>
    </w:p>
    <w:p w14:paraId="6E47F6C8" w14:textId="20F99B09" w:rsidR="00D95A0A" w:rsidRPr="00463558" w:rsidRDefault="00D95A0A" w:rsidP="0004338C">
      <w:pPr>
        <w:pStyle w:val="FR10"/>
        <w:numPr>
          <w:ilvl w:val="0"/>
          <w:numId w:val="4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надежность функционирования и безопасность для персонала в рабочих</w:t>
      </w:r>
      <w:r w:rsidR="00876D85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условиях;</w:t>
      </w:r>
    </w:p>
    <w:p w14:paraId="59D35B5A" w14:textId="02D5F779" w:rsidR="00D95A0A" w:rsidRPr="00463558" w:rsidRDefault="00D95A0A" w:rsidP="0004338C">
      <w:pPr>
        <w:pStyle w:val="FR10"/>
        <w:numPr>
          <w:ilvl w:val="0"/>
          <w:numId w:val="4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плотность и прочность материалов и сварных соединений;</w:t>
      </w:r>
    </w:p>
    <w:p w14:paraId="1C647FE9" w14:textId="00EA3F4A" w:rsidR="00D95A0A" w:rsidRPr="00463558" w:rsidRDefault="00D95A0A" w:rsidP="0004338C">
      <w:pPr>
        <w:pStyle w:val="FR10"/>
        <w:numPr>
          <w:ilvl w:val="0"/>
          <w:numId w:val="4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герметичность уплотнений соединений (пропуск среды не допускается);</w:t>
      </w:r>
    </w:p>
    <w:p w14:paraId="6FCB42A7" w14:textId="259F2349" w:rsidR="00D95A0A" w:rsidRPr="00463558" w:rsidRDefault="00D95A0A" w:rsidP="0004338C">
      <w:pPr>
        <w:pStyle w:val="FR10"/>
        <w:numPr>
          <w:ilvl w:val="0"/>
          <w:numId w:val="4"/>
        </w:numPr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энергетическую эффективность.</w:t>
      </w:r>
    </w:p>
    <w:p w14:paraId="77E2807F" w14:textId="3C347733" w:rsidR="00D95A0A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В конструкторской и эксплуатационной документации указаны показатели, характеризующие </w:t>
      </w:r>
      <w:r w:rsidR="00494F9E" w:rsidRPr="00494F9E">
        <w:rPr>
          <w:sz w:val="24"/>
          <w:szCs w:val="24"/>
        </w:rPr>
        <w:t xml:space="preserve">трубопровод </w:t>
      </w:r>
      <w:r w:rsidRPr="00463558">
        <w:rPr>
          <w:sz w:val="24"/>
          <w:szCs w:val="24"/>
        </w:rPr>
        <w:t>и определяющие технические требования к нему.</w:t>
      </w:r>
      <w:r w:rsidR="00A57EBC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 xml:space="preserve">Основные показатели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включают:</w:t>
      </w:r>
    </w:p>
    <w:p w14:paraId="04549410" w14:textId="514B0B6E" w:rsidR="00876D85" w:rsidRPr="00463558" w:rsidRDefault="00876D85" w:rsidP="0004338C">
      <w:pPr>
        <w:pStyle w:val="FR10"/>
        <w:numPr>
          <w:ilvl w:val="0"/>
          <w:numId w:val="5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показатели назначения;</w:t>
      </w:r>
    </w:p>
    <w:p w14:paraId="3BC0CA8F" w14:textId="3E231DAA" w:rsidR="00876D85" w:rsidRPr="00463558" w:rsidRDefault="00876D85" w:rsidP="0004338C">
      <w:pPr>
        <w:pStyle w:val="FR10"/>
        <w:numPr>
          <w:ilvl w:val="0"/>
          <w:numId w:val="5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показатели надежности;</w:t>
      </w:r>
    </w:p>
    <w:p w14:paraId="38167216" w14:textId="00AA7347" w:rsidR="00876D85" w:rsidRPr="00463558" w:rsidRDefault="00876D85" w:rsidP="0004338C">
      <w:pPr>
        <w:pStyle w:val="FR10"/>
        <w:numPr>
          <w:ilvl w:val="0"/>
          <w:numId w:val="5"/>
        </w:numPr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назначенные показатели.</w:t>
      </w:r>
    </w:p>
    <w:p w14:paraId="0F717843" w14:textId="6F632407" w:rsidR="00D95A0A" w:rsidRPr="00341C3F" w:rsidRDefault="00876D85" w:rsidP="0004338C">
      <w:pPr>
        <w:pStyle w:val="FR10"/>
        <w:numPr>
          <w:ilvl w:val="1"/>
          <w:numId w:val="13"/>
        </w:numPr>
        <w:tabs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lastRenderedPageBreak/>
        <w:t>Требования безопасности при изготовлении и испытании</w:t>
      </w:r>
      <w:r w:rsidR="00A05969" w:rsidRPr="00341C3F">
        <w:rPr>
          <w:b/>
          <w:bCs/>
          <w:sz w:val="24"/>
          <w:szCs w:val="24"/>
        </w:rPr>
        <w:t>.</w:t>
      </w:r>
    </w:p>
    <w:p w14:paraId="053920CE" w14:textId="09A33D5C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Изготовитель должен обеспечить и подтвердить соответствие трубопроводов требованиям настоящего обоснования безопасности и проектной документации.</w:t>
      </w:r>
    </w:p>
    <w:p w14:paraId="6BD08FB7" w14:textId="589780F7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Изготовитель обязан выполнить весь комплекс мер по обеспечению безопасности, определенный проектной документаци</w:t>
      </w:r>
      <w:r w:rsidR="0060501C">
        <w:rPr>
          <w:sz w:val="24"/>
          <w:szCs w:val="24"/>
        </w:rPr>
        <w:t>е</w:t>
      </w:r>
      <w:r w:rsidRPr="00463558">
        <w:rPr>
          <w:sz w:val="24"/>
          <w:szCs w:val="24"/>
        </w:rPr>
        <w:t>й. Должна быть обеспечена возможность контроля выполнения всех технологических операций, от которых зависит безопасность.</w:t>
      </w:r>
    </w:p>
    <w:p w14:paraId="514BA038" w14:textId="288F260B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Изготовитель должен принять соответствующие меры, чтобы убедиться, что используемые материалы соответствуют требованиям проектной документации.</w:t>
      </w:r>
      <w:r w:rsidR="00E76714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Перед монтажом трубопроводов должен быть осуществлен контроль элементов трубопровода на соответствие требованиям нормативно-технической документации.</w:t>
      </w:r>
      <w:r w:rsidR="00E76714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Элементы трубопровода должны иметь соответствующие сертификаты и паспорта, составленные в соответствии с требованиями нормативно-технической документации.</w:t>
      </w:r>
    </w:p>
    <w:p w14:paraId="21E7A99A" w14:textId="357F43B3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При </w:t>
      </w:r>
      <w:r w:rsidR="0092149F" w:rsidRPr="0092149F">
        <w:rPr>
          <w:sz w:val="24"/>
          <w:szCs w:val="24"/>
        </w:rPr>
        <w:t>монтаже</w:t>
      </w:r>
      <w:r w:rsidR="0092149F">
        <w:rPr>
          <w:sz w:val="24"/>
          <w:szCs w:val="24"/>
        </w:rPr>
        <w:t xml:space="preserve"> трубопровода</w:t>
      </w:r>
      <w:r w:rsidRPr="00463558">
        <w:rPr>
          <w:sz w:val="24"/>
          <w:szCs w:val="24"/>
        </w:rPr>
        <w:t xml:space="preserve"> необходимо осуществлять контроль технологического процесса и соблюдения требований охраны труда.</w:t>
      </w:r>
    </w:p>
    <w:p w14:paraId="15F6A951" w14:textId="6208FBC2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Отклонения от требований проектной документации должны быть согласованы с проектной организацией.</w:t>
      </w:r>
    </w:p>
    <w:p w14:paraId="3F09B1A9" w14:textId="03823C92" w:rsidR="00D95A0A" w:rsidRPr="00341C3F" w:rsidRDefault="00876D85" w:rsidP="0004338C">
      <w:pPr>
        <w:pStyle w:val="FR10"/>
        <w:numPr>
          <w:ilvl w:val="1"/>
          <w:numId w:val="13"/>
        </w:numPr>
        <w:tabs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t>Требования безопасности при монтаже, наладке и эксплуатации.</w:t>
      </w:r>
    </w:p>
    <w:p w14:paraId="62E638E0" w14:textId="63922DFB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К монтажу допускаются элементы трубопроводов, имеющие </w:t>
      </w:r>
      <w:r w:rsidR="002D1583" w:rsidRPr="00463558">
        <w:rPr>
          <w:sz w:val="24"/>
          <w:szCs w:val="24"/>
        </w:rPr>
        <w:t>документы о подтверждении соответствия и качестве</w:t>
      </w:r>
      <w:r w:rsidRPr="00463558">
        <w:rPr>
          <w:sz w:val="24"/>
          <w:szCs w:val="24"/>
        </w:rPr>
        <w:t>.</w:t>
      </w:r>
    </w:p>
    <w:p w14:paraId="47916843" w14:textId="78C1A5A0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Монтаж, наладку и эксплуатацию </w:t>
      </w:r>
      <w:r w:rsidR="002D1583" w:rsidRPr="00463558">
        <w:rPr>
          <w:sz w:val="24"/>
          <w:szCs w:val="24"/>
        </w:rPr>
        <w:t>трубопроводов</w:t>
      </w:r>
      <w:r w:rsidRPr="00463558">
        <w:rPr>
          <w:sz w:val="24"/>
          <w:szCs w:val="24"/>
        </w:rPr>
        <w:t xml:space="preserve"> производить в соответствии с</w:t>
      </w:r>
      <w:r w:rsidR="002D1583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требованиями эксплуатационной документации.</w:t>
      </w:r>
    </w:p>
    <w:p w14:paraId="79B6A352" w14:textId="05799FE2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При монтаже и эксплуатации </w:t>
      </w:r>
      <w:r w:rsidR="002D1583" w:rsidRPr="00463558">
        <w:rPr>
          <w:sz w:val="24"/>
          <w:szCs w:val="24"/>
        </w:rPr>
        <w:t>трубопроводов</w:t>
      </w:r>
      <w:r w:rsidRPr="00463558">
        <w:rPr>
          <w:sz w:val="24"/>
          <w:szCs w:val="24"/>
        </w:rPr>
        <w:t xml:space="preserve"> должны выполняться правила и инструкции по </w:t>
      </w:r>
      <w:r w:rsidR="002D1583" w:rsidRPr="00463558">
        <w:rPr>
          <w:sz w:val="24"/>
          <w:szCs w:val="24"/>
        </w:rPr>
        <w:t>охране труда</w:t>
      </w:r>
      <w:r w:rsidRPr="00463558">
        <w:rPr>
          <w:sz w:val="24"/>
          <w:szCs w:val="24"/>
        </w:rPr>
        <w:t>, действующие на данном предприятии.</w:t>
      </w:r>
    </w:p>
    <w:p w14:paraId="384E7E16" w14:textId="1C188794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Эксплуатация </w:t>
      </w:r>
      <w:r w:rsidR="002D1583" w:rsidRPr="00463558">
        <w:rPr>
          <w:sz w:val="24"/>
          <w:szCs w:val="24"/>
        </w:rPr>
        <w:t>трубопроводов</w:t>
      </w:r>
      <w:r w:rsidRPr="00463558">
        <w:rPr>
          <w:sz w:val="24"/>
          <w:szCs w:val="24"/>
        </w:rPr>
        <w:t xml:space="preserve"> должна осуществляться после ознакомления обслуживающего персонала с эксплуатационной документацией.</w:t>
      </w:r>
    </w:p>
    <w:p w14:paraId="55A0EECD" w14:textId="6B6FDB68" w:rsidR="00876D85" w:rsidRPr="00463558" w:rsidRDefault="002D1583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Трубопроводы</w:t>
      </w:r>
      <w:r w:rsidR="00876D85" w:rsidRPr="00463558">
        <w:rPr>
          <w:sz w:val="24"/>
          <w:szCs w:val="24"/>
        </w:rPr>
        <w:t xml:space="preserve"> должны применяться в строгом соответствии с их назначением в</w:t>
      </w:r>
      <w:r w:rsidRPr="00463558">
        <w:rPr>
          <w:sz w:val="24"/>
          <w:szCs w:val="24"/>
        </w:rPr>
        <w:t xml:space="preserve"> </w:t>
      </w:r>
      <w:r w:rsidR="00876D85" w:rsidRPr="00463558">
        <w:rPr>
          <w:sz w:val="24"/>
          <w:szCs w:val="24"/>
        </w:rPr>
        <w:t>части рабочих параметров сред, условий эксплуатации, характеристик надежности.</w:t>
      </w:r>
    </w:p>
    <w:p w14:paraId="365A53B4" w14:textId="03616885" w:rsidR="00876D85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Выбор материала должен производиться, исходя из стойкости материалов</w:t>
      </w:r>
      <w:r w:rsidR="002D1583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в применяемых средах, с учетом вида коррозии в соответствии с требованиями</w:t>
      </w:r>
      <w:r w:rsidR="002D1583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ГОСТ 9.908</w:t>
      </w:r>
      <w:r w:rsidR="002D1583" w:rsidRPr="00463558">
        <w:rPr>
          <w:sz w:val="24"/>
          <w:szCs w:val="24"/>
        </w:rPr>
        <w:t>-85</w:t>
      </w:r>
      <w:r w:rsidRPr="00463558">
        <w:rPr>
          <w:sz w:val="24"/>
          <w:szCs w:val="24"/>
        </w:rPr>
        <w:t>.</w:t>
      </w:r>
    </w:p>
    <w:p w14:paraId="4AF37315" w14:textId="562DD5FD" w:rsidR="002D1583" w:rsidRPr="00463558" w:rsidRDefault="002D1583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Безопасность трубопроводов при эксплуатации должна быть обеспечена выполнением следующих требований:</w:t>
      </w:r>
    </w:p>
    <w:p w14:paraId="0675710A" w14:textId="6E54F5DA" w:rsidR="002D1583" w:rsidRPr="00463558" w:rsidRDefault="0092149F" w:rsidP="0004338C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– </w:t>
      </w:r>
      <w:r>
        <w:rPr>
          <w:sz w:val="24"/>
          <w:szCs w:val="24"/>
        </w:rPr>
        <w:t>т</w:t>
      </w:r>
      <w:r w:rsidR="002D1583" w:rsidRPr="00463558">
        <w:rPr>
          <w:sz w:val="24"/>
          <w:szCs w:val="24"/>
        </w:rPr>
        <w:t>рубопроводы необходимо применять в соответствии с их функциональным назначением;</w:t>
      </w:r>
    </w:p>
    <w:p w14:paraId="1DDEE155" w14:textId="4C68A581" w:rsidR="002D1583" w:rsidRPr="00463558" w:rsidRDefault="0092149F" w:rsidP="0004338C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– </w:t>
      </w:r>
      <w:r>
        <w:rPr>
          <w:sz w:val="24"/>
          <w:szCs w:val="24"/>
        </w:rPr>
        <w:t>т</w:t>
      </w:r>
      <w:r w:rsidR="002D1583" w:rsidRPr="00463558">
        <w:rPr>
          <w:sz w:val="24"/>
          <w:szCs w:val="24"/>
        </w:rPr>
        <w:t>рубопроводы необходимо применять в соответствии с их показателями назначения в части рабочих параметров, сред, условий эксплуатации;</w:t>
      </w:r>
    </w:p>
    <w:p w14:paraId="1BD6EDEB" w14:textId="65A222B3" w:rsidR="002D1583" w:rsidRPr="00463558" w:rsidRDefault="0092149F" w:rsidP="0004338C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lastRenderedPageBreak/>
        <w:t xml:space="preserve">– </w:t>
      </w:r>
      <w:r>
        <w:rPr>
          <w:sz w:val="24"/>
          <w:szCs w:val="24"/>
        </w:rPr>
        <w:t>т</w:t>
      </w:r>
      <w:r w:rsidR="002D1583" w:rsidRPr="00463558">
        <w:rPr>
          <w:sz w:val="24"/>
          <w:szCs w:val="24"/>
        </w:rPr>
        <w:t>рубопроводы следует эксплуатировать в соответствии с руководством(инструкцией) по эксплуатации (включая проектные нештатные ситуации);</w:t>
      </w:r>
    </w:p>
    <w:p w14:paraId="37772400" w14:textId="41FDA24E" w:rsidR="002D1583" w:rsidRPr="00463558" w:rsidRDefault="002D1583" w:rsidP="0004338C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– режим эксплуатации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должен быть таким, чтобы исключить любой разумно прогнозируемый риск;</w:t>
      </w:r>
    </w:p>
    <w:p w14:paraId="141E1150" w14:textId="33F07C75" w:rsidR="002D1583" w:rsidRPr="00463558" w:rsidRDefault="002D1583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– производственный контроль промышленной безопасности </w:t>
      </w:r>
      <w:r w:rsidR="00494F9E" w:rsidRPr="00494F9E">
        <w:t xml:space="preserve">трубопровода </w:t>
      </w:r>
      <w:r w:rsidRPr="00463558">
        <w:t>должен предусматривать систему мер по устранению наступления возможных предельных состояний.</w:t>
      </w:r>
    </w:p>
    <w:p w14:paraId="666F19C2" w14:textId="7647ACB9" w:rsidR="002D1583" w:rsidRPr="00463558" w:rsidRDefault="002D1583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При эксплуатации трубопровода необходимо проводить его техническое обслуживание, ремонты, диагностирование, периодические проверки и оценки безопасности, включая контроль технического состояния (обследование), по технологическим регламентам, принятым на объекте эксплуатации в соответствии с требованиями руководства(инструкции) по эксплуатации.</w:t>
      </w:r>
    </w:p>
    <w:p w14:paraId="4CE2E866" w14:textId="31457D16" w:rsidR="002D1583" w:rsidRPr="00463558" w:rsidRDefault="002D1583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Работы по определению возможности продления назначенных показателей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и определению остаточного ресурса должны выполнять аккредитованные в установленном порядке экспертные организации в соответствии с требованиями, устанавливаемыми НД, по согласованной с эксплуатирующей организацией программе работ.</w:t>
      </w:r>
    </w:p>
    <w:p w14:paraId="5A23CF20" w14:textId="5A996ED0" w:rsidR="002D1583" w:rsidRPr="00341C3F" w:rsidRDefault="002D1583" w:rsidP="0004338C">
      <w:pPr>
        <w:pStyle w:val="FR10"/>
        <w:numPr>
          <w:ilvl w:val="1"/>
          <w:numId w:val="13"/>
        </w:numPr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t>Требования безопасности при транспортировке</w:t>
      </w:r>
      <w:r w:rsidR="0092149F" w:rsidRPr="00341C3F">
        <w:rPr>
          <w:b/>
          <w:bCs/>
          <w:sz w:val="24"/>
          <w:szCs w:val="24"/>
        </w:rPr>
        <w:t>.</w:t>
      </w:r>
    </w:p>
    <w:p w14:paraId="6E7FFD56" w14:textId="77777777" w:rsidR="00E76714" w:rsidRDefault="002D1583" w:rsidP="00E76714">
      <w:pPr>
        <w:tabs>
          <w:tab w:val="left" w:pos="1134"/>
          <w:tab w:val="left" w:pos="1418"/>
        </w:tabs>
        <w:ind w:firstLine="851"/>
        <w:rPr>
          <w:rFonts w:cs="Arial"/>
        </w:rPr>
      </w:pPr>
      <w:r w:rsidRPr="00463558">
        <w:t>Транспортирование и хранение элементов трубопроводов необходимо проводить с учетом всех требований безопасности, предусмотренных изготовителем, с учетом принятых технологических процессов и условий транспортирования и хранения.</w:t>
      </w:r>
      <w:r w:rsidR="00E76714">
        <w:t xml:space="preserve"> </w:t>
      </w:r>
      <w:r w:rsidR="00E76714">
        <w:rPr>
          <w:rFonts w:cs="Arial"/>
        </w:rPr>
        <w:t xml:space="preserve">При транспортировке грузов должны использоваться специальные фиксирующие устройства необходимые для перевозки груза. </w:t>
      </w:r>
    </w:p>
    <w:p w14:paraId="643B9E26" w14:textId="69A6FB24" w:rsidR="002D1583" w:rsidRPr="00463558" w:rsidRDefault="002D1583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В части воздействия климатических факторов внешней среды условия хранения и транспортирования </w:t>
      </w:r>
      <w:r w:rsidR="00494F9E">
        <w:rPr>
          <w:sz w:val="24"/>
          <w:szCs w:val="24"/>
        </w:rPr>
        <w:t xml:space="preserve">элементов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должны отвечать требованиям ГОСТ 15150</w:t>
      </w:r>
      <w:r w:rsidR="001A50A1">
        <w:rPr>
          <w:sz w:val="24"/>
          <w:szCs w:val="24"/>
        </w:rPr>
        <w:t>-69</w:t>
      </w:r>
      <w:r w:rsidRPr="00463558">
        <w:rPr>
          <w:sz w:val="24"/>
          <w:szCs w:val="24"/>
        </w:rPr>
        <w:t>.</w:t>
      </w:r>
    </w:p>
    <w:p w14:paraId="343F4133" w14:textId="77777777" w:rsidR="00E76714" w:rsidRPr="00E76714" w:rsidRDefault="00E76714" w:rsidP="00E76714">
      <w:pPr>
        <w:pStyle w:val="FR10"/>
        <w:tabs>
          <w:tab w:val="left" w:pos="1418"/>
          <w:tab w:val="left" w:pos="1560"/>
          <w:tab w:val="left" w:pos="2394"/>
        </w:tabs>
        <w:ind w:firstLine="851"/>
        <w:contextualSpacing/>
        <w:rPr>
          <w:sz w:val="24"/>
          <w:szCs w:val="24"/>
        </w:rPr>
      </w:pPr>
      <w:r w:rsidRPr="00E76714">
        <w:rPr>
          <w:sz w:val="24"/>
          <w:szCs w:val="24"/>
        </w:rPr>
        <w:t>При поступлении элементов и комплектующих трубопровода с завода-изготовителя представитель грузополучателя обязан произвести проверку наличия упаковочных ящиков согласно ведомости поставки, а также проверить целостность упаковки. Во всех случаях повреждения упаковки во время транспортировки составляется акт, в котором описываются повреждения и указываются возможные причины повреждений.</w:t>
      </w:r>
    </w:p>
    <w:p w14:paraId="092CDC0B" w14:textId="77777777" w:rsidR="00E76714" w:rsidRDefault="00E76714" w:rsidP="00E76714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E76714">
        <w:rPr>
          <w:sz w:val="24"/>
          <w:szCs w:val="24"/>
        </w:rPr>
        <w:t>На основании результатов приемки составляется акт, отражающий комплектность и техническое состояние принятых элементов и комплектующих трубопровода.</w:t>
      </w:r>
    </w:p>
    <w:p w14:paraId="4ABD7757" w14:textId="30CB7AA5" w:rsidR="002D1583" w:rsidRPr="00463558" w:rsidRDefault="002D1583" w:rsidP="00E76714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Должна быть обеспечена защита персонала от опасных материалов и веществ, применяемых для консервации и упаковки. Применяемые материалы и вещества не должны снижать надежность и безопасность </w:t>
      </w:r>
      <w:r w:rsidR="00494F9E" w:rsidRPr="00494F9E">
        <w:rPr>
          <w:sz w:val="24"/>
          <w:szCs w:val="24"/>
        </w:rPr>
        <w:t>трубопровода</w:t>
      </w:r>
      <w:r w:rsidR="0092149F">
        <w:rPr>
          <w:sz w:val="24"/>
          <w:szCs w:val="24"/>
        </w:rPr>
        <w:t>.</w:t>
      </w:r>
    </w:p>
    <w:p w14:paraId="5A6B9DA1" w14:textId="6CE94F4E" w:rsidR="006C6A31" w:rsidRDefault="00074E76" w:rsidP="00E2675F">
      <w:pPr>
        <w:pStyle w:val="1"/>
      </w:pPr>
      <w:bookmarkStart w:id="25" w:name="_Toc427567069"/>
      <w:r w:rsidRPr="00463558">
        <w:br w:type="page"/>
      </w:r>
      <w:bookmarkStart w:id="26" w:name="_Toc46497140"/>
      <w:r w:rsidR="00B87FF3">
        <w:lastRenderedPageBreak/>
        <w:t xml:space="preserve">3 </w:t>
      </w:r>
      <w:r w:rsidR="00C4570E" w:rsidRPr="00463558">
        <w:t>Т</w:t>
      </w:r>
      <w:r w:rsidR="008B6ED5" w:rsidRPr="00463558">
        <w:t>Р</w:t>
      </w:r>
      <w:r w:rsidR="00C4570E" w:rsidRPr="00463558">
        <w:t xml:space="preserve">ЕБОВАНИЯ </w:t>
      </w:r>
      <w:r w:rsidR="008A5425" w:rsidRPr="00463558">
        <w:t>К НАДЕЖНОСТИ</w:t>
      </w:r>
      <w:bookmarkEnd w:id="25"/>
      <w:bookmarkEnd w:id="26"/>
      <w:r w:rsidR="00C4570E" w:rsidRPr="00463558">
        <w:t xml:space="preserve"> </w:t>
      </w:r>
    </w:p>
    <w:p w14:paraId="4107607D" w14:textId="6BB8A9A7" w:rsidR="0028264C" w:rsidRPr="0077275E" w:rsidRDefault="009753CC" w:rsidP="0004338C">
      <w:pPr>
        <w:ind w:firstLine="851"/>
        <w:rPr>
          <w:bCs/>
        </w:rPr>
      </w:pPr>
      <w:bookmarkStart w:id="27" w:name="i292761"/>
      <w:bookmarkEnd w:id="27"/>
      <w:r w:rsidRPr="0028264C">
        <w:t xml:space="preserve">Для обеспечения заданных показателей надежности, </w:t>
      </w:r>
      <w:r w:rsidR="001A6AC6">
        <w:t>эксплуатирующая организация</w:t>
      </w:r>
      <w:r w:rsidRPr="0028264C">
        <w:t xml:space="preserve"> долж</w:t>
      </w:r>
      <w:r w:rsidR="001A6AC6">
        <w:t>на</w:t>
      </w:r>
      <w:r w:rsidRPr="0028264C">
        <w:t xml:space="preserve"> производить регламентное обслуживание в соответствии с требованиями эксплуатационной документации</w:t>
      </w:r>
      <w:r w:rsidRPr="00116DB8">
        <w:t>.</w:t>
      </w:r>
      <w:bookmarkStart w:id="28" w:name="_Toc427567078"/>
    </w:p>
    <w:p w14:paraId="6CC97EC4" w14:textId="7B7A6B86" w:rsidR="00430111" w:rsidRPr="00463558" w:rsidRDefault="00430111" w:rsidP="0004338C">
      <w:pPr>
        <w:ind w:firstLine="851"/>
      </w:pPr>
      <w:r w:rsidRPr="00463558">
        <w:t>К потенциально возможным отказам трубопроводов, арматуры, закладных деталей трубопроводов относятся:</w:t>
      </w:r>
    </w:p>
    <w:p w14:paraId="091105A4" w14:textId="77777777" w:rsidR="00430111" w:rsidRPr="0028264C" w:rsidRDefault="00430111" w:rsidP="0004338C">
      <w:pPr>
        <w:pStyle w:val="af8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>потеря прочности корпусных деталей и сварных швов;</w:t>
      </w:r>
    </w:p>
    <w:p w14:paraId="6D120F5C" w14:textId="77777777" w:rsidR="00430111" w:rsidRPr="0028264C" w:rsidRDefault="00430111" w:rsidP="0004338C">
      <w:pPr>
        <w:pStyle w:val="af8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>потеря плотности трубопроводов, материалов корпусных деталей и сварных швов;</w:t>
      </w:r>
    </w:p>
    <w:p w14:paraId="3F4362D6" w14:textId="77777777" w:rsidR="00430111" w:rsidRPr="0028264C" w:rsidRDefault="00430111" w:rsidP="0004338C">
      <w:pPr>
        <w:pStyle w:val="af8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>потеря герметичности по отношению к внешней среде по уплотнениям неподвижных (прокладочных и беспрокладочных) соединений корпусных деталей, подвижных соединений;</w:t>
      </w:r>
    </w:p>
    <w:p w14:paraId="1555CAB4" w14:textId="121EB646" w:rsidR="00430111" w:rsidRPr="0028264C" w:rsidRDefault="00430111" w:rsidP="0004338C">
      <w:pPr>
        <w:pStyle w:val="af8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 xml:space="preserve">потеря герметичности затвора сверх допустимых пределов. </w:t>
      </w:r>
    </w:p>
    <w:p w14:paraId="03F743FC" w14:textId="3FF7D7C3" w:rsidR="0028264C" w:rsidRDefault="00430111" w:rsidP="0004338C">
      <w:pPr>
        <w:ind w:firstLine="851"/>
      </w:pPr>
      <w:r w:rsidRPr="0028264C">
        <w:t>Основной причиной отказов при эксплуатации трубопроводов может быть нарушение режимов работы и несоблюдение требований правил эксплуатации и технического обслуживания, изложенных в нормативной и технической документации. Критериями отказов являются коррозионное и эрозионное разрушение основного металла стенок трубопровода, нарушение герметичности сварных или фланцевых соединений, отказ в работе арматуры, предохранительных клапанов и контрольно-измерительных приборов, а также разрушение опор и несущих конструкций.</w:t>
      </w:r>
    </w:p>
    <w:p w14:paraId="2832D11B" w14:textId="0FC49791" w:rsidR="00430111" w:rsidRPr="0077275E" w:rsidRDefault="00430111" w:rsidP="0004338C">
      <w:pPr>
        <w:ind w:firstLine="851"/>
        <w:rPr>
          <w:bCs/>
        </w:rPr>
      </w:pPr>
      <w:r w:rsidRPr="0077275E">
        <w:rPr>
          <w:bCs/>
        </w:rPr>
        <w:t xml:space="preserve"> Возможные ошибочные действия персонала, приводящие к отказу, инциденту или аварии:</w:t>
      </w:r>
    </w:p>
    <w:p w14:paraId="408CD139" w14:textId="77777777" w:rsidR="00430111" w:rsidRPr="0028264C" w:rsidRDefault="00430111" w:rsidP="0004338C">
      <w:pPr>
        <w:pStyle w:val="af8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>нарушение норм технологического режима;</w:t>
      </w:r>
    </w:p>
    <w:p w14:paraId="75435E6E" w14:textId="77777777" w:rsidR="00430111" w:rsidRPr="0028264C" w:rsidRDefault="00430111" w:rsidP="0004338C">
      <w:pPr>
        <w:pStyle w:val="af8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>нарушение правил охраны труда при производстве работ;</w:t>
      </w:r>
    </w:p>
    <w:p w14:paraId="348AA34A" w14:textId="77777777" w:rsidR="00430111" w:rsidRPr="0028264C" w:rsidRDefault="00430111" w:rsidP="0004338C">
      <w:pPr>
        <w:pStyle w:val="af8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>отсутствие должного контроля;</w:t>
      </w:r>
    </w:p>
    <w:p w14:paraId="45A71524" w14:textId="77777777" w:rsidR="00430111" w:rsidRPr="0028264C" w:rsidRDefault="00430111" w:rsidP="0004338C">
      <w:pPr>
        <w:pStyle w:val="af8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 xml:space="preserve">эксплуатация трубопровода при отсутствии эксплуатационной документации. </w:t>
      </w:r>
    </w:p>
    <w:p w14:paraId="35E2D5F4" w14:textId="6E0E5095" w:rsidR="00430111" w:rsidRPr="0077275E" w:rsidRDefault="00430111" w:rsidP="00E76714">
      <w:pPr>
        <w:pStyle w:val="af8"/>
        <w:ind w:left="851" w:firstLine="0"/>
        <w:rPr>
          <w:b/>
          <w:bCs/>
        </w:rPr>
      </w:pPr>
      <w:bookmarkStart w:id="29" w:name="_Hlk46324461"/>
      <w:r w:rsidRPr="0077275E">
        <w:rPr>
          <w:b/>
          <w:bCs/>
        </w:rPr>
        <w:t>Критерии предельного состояния трубопровода</w:t>
      </w:r>
      <w:r w:rsidR="00986DEB" w:rsidRPr="0077275E">
        <w:rPr>
          <w:b/>
          <w:bCs/>
        </w:rPr>
        <w:t>.</w:t>
      </w:r>
    </w:p>
    <w:bookmarkEnd w:id="29"/>
    <w:p w14:paraId="5A36BD3E" w14:textId="09DC8B7F" w:rsidR="00430111" w:rsidRPr="00463558" w:rsidRDefault="00430111" w:rsidP="0004338C">
      <w:pPr>
        <w:ind w:firstLine="851"/>
      </w:pPr>
      <w:r w:rsidRPr="00463558">
        <w:t xml:space="preserve">Критериями предельного состояния трубопровода, при которых его использование по назначению (эксплуатация) должно быть прекращено и </w:t>
      </w:r>
      <w:r w:rsidR="00494F9E" w:rsidRPr="00494F9E">
        <w:t>трубопровод</w:t>
      </w:r>
      <w:r w:rsidR="00494F9E">
        <w:t xml:space="preserve"> </w:t>
      </w:r>
      <w:r w:rsidRPr="00463558">
        <w:t>долж</w:t>
      </w:r>
      <w:r w:rsidR="00494F9E">
        <w:t>ен</w:t>
      </w:r>
      <w:r w:rsidRPr="00463558">
        <w:t xml:space="preserve"> направляться в капитальный ремонт или списываться (сниматься с эксплуатации), являются:</w:t>
      </w:r>
    </w:p>
    <w:p w14:paraId="0106D7EE" w14:textId="77777777" w:rsidR="00430111" w:rsidRPr="00463558" w:rsidRDefault="00430111" w:rsidP="0004338C">
      <w:pPr>
        <w:pStyle w:val="af8"/>
        <w:numPr>
          <w:ilvl w:val="0"/>
          <w:numId w:val="17"/>
        </w:numPr>
        <w:ind w:left="0" w:firstLine="851"/>
      </w:pPr>
      <w:r w:rsidRPr="00463558">
        <w:t>уменьшение толщины стенки трубопровода вследствие общей и локальной коррозии и/или эрозии до отбраковочной толщины;</w:t>
      </w:r>
    </w:p>
    <w:p w14:paraId="7E968838" w14:textId="77777777" w:rsidR="00430111" w:rsidRPr="00463558" w:rsidRDefault="00430111" w:rsidP="0004338C">
      <w:pPr>
        <w:pStyle w:val="af8"/>
        <w:numPr>
          <w:ilvl w:val="0"/>
          <w:numId w:val="17"/>
        </w:numPr>
        <w:ind w:left="0" w:firstLine="851"/>
      </w:pPr>
      <w:r w:rsidRPr="00463558">
        <w:t>деформации элементов трубопроводов (вмятины, царапины), уменьшающие толщину стенки по сравнению с номинальной;</w:t>
      </w:r>
    </w:p>
    <w:p w14:paraId="6FF4C67A" w14:textId="77777777" w:rsidR="00430111" w:rsidRPr="00463558" w:rsidRDefault="00430111" w:rsidP="0004338C">
      <w:pPr>
        <w:pStyle w:val="af8"/>
        <w:numPr>
          <w:ilvl w:val="0"/>
          <w:numId w:val="17"/>
        </w:numPr>
        <w:ind w:left="0" w:firstLine="851"/>
      </w:pPr>
      <w:r w:rsidRPr="00463558">
        <w:lastRenderedPageBreak/>
        <w:t>дефекты сварных швов и изменение механических свойств основного металла и сварных швов свыше значений, допустимых действующей нормативно-технической документацией;</w:t>
      </w:r>
    </w:p>
    <w:p w14:paraId="1C6F1E8C" w14:textId="77777777" w:rsidR="00430111" w:rsidRPr="00463558" w:rsidRDefault="00430111" w:rsidP="0004338C">
      <w:pPr>
        <w:pStyle w:val="af8"/>
        <w:numPr>
          <w:ilvl w:val="0"/>
          <w:numId w:val="17"/>
        </w:numPr>
        <w:ind w:left="0" w:firstLine="851"/>
      </w:pPr>
      <w:r w:rsidRPr="00463558">
        <w:t>эксплуатация трубопровода после выработки установленного срока службы.</w:t>
      </w:r>
    </w:p>
    <w:p w14:paraId="4892DF49" w14:textId="000EE3C7" w:rsidR="00E1192A" w:rsidRPr="00E76714" w:rsidRDefault="00430111" w:rsidP="00E76714">
      <w:pPr>
        <w:ind w:firstLine="851"/>
        <w:rPr>
          <w:b/>
          <w:bCs/>
        </w:rPr>
      </w:pPr>
      <w:r w:rsidRPr="00E76714">
        <w:rPr>
          <w:b/>
          <w:bCs/>
        </w:rPr>
        <w:t xml:space="preserve">К критериям предельного состояния арматуры относятся: </w:t>
      </w:r>
    </w:p>
    <w:p w14:paraId="385FCCF2" w14:textId="77777777" w:rsidR="00430111" w:rsidRPr="00463558" w:rsidRDefault="00430111" w:rsidP="0004338C">
      <w:pPr>
        <w:pStyle w:val="af8"/>
        <w:numPr>
          <w:ilvl w:val="0"/>
          <w:numId w:val="18"/>
        </w:numPr>
        <w:ind w:left="0" w:firstLine="851"/>
      </w:pPr>
      <w:r w:rsidRPr="00463558">
        <w:t xml:space="preserve">начальная стадия нарушения целостности корпусных деталей (потение, капельная течь, газовая течь); </w:t>
      </w:r>
    </w:p>
    <w:p w14:paraId="4E46255F" w14:textId="77777777" w:rsidR="00430111" w:rsidRPr="00463558" w:rsidRDefault="00430111" w:rsidP="0004338C">
      <w:pPr>
        <w:pStyle w:val="af8"/>
        <w:numPr>
          <w:ilvl w:val="0"/>
          <w:numId w:val="18"/>
        </w:numPr>
        <w:ind w:left="0" w:firstLine="851"/>
      </w:pPr>
      <w:r w:rsidRPr="00463558">
        <w:t>недопустимое изменение размеров элементов по условиям прочности и функционирования арматуры;</w:t>
      </w:r>
    </w:p>
    <w:p w14:paraId="741495F5" w14:textId="77777777" w:rsidR="00430111" w:rsidRPr="00463558" w:rsidRDefault="00430111" w:rsidP="0004338C">
      <w:pPr>
        <w:pStyle w:val="af8"/>
        <w:numPr>
          <w:ilvl w:val="0"/>
          <w:numId w:val="18"/>
        </w:numPr>
        <w:ind w:left="0" w:firstLine="851"/>
      </w:pPr>
      <w:r w:rsidRPr="00463558">
        <w:t>потеря герметичности в разъемных соединениях, не устранимая их подтяжкой расчетным крутящим моментом;</w:t>
      </w:r>
    </w:p>
    <w:p w14:paraId="54C9E026" w14:textId="77777777" w:rsidR="00430111" w:rsidRPr="00463558" w:rsidRDefault="00430111" w:rsidP="0004338C">
      <w:pPr>
        <w:pStyle w:val="af8"/>
        <w:numPr>
          <w:ilvl w:val="0"/>
          <w:numId w:val="18"/>
        </w:numPr>
        <w:ind w:left="0" w:firstLine="851"/>
      </w:pPr>
      <w:r w:rsidRPr="00463558">
        <w:t>возникновение трещин на основных деталях арматуры;</w:t>
      </w:r>
    </w:p>
    <w:p w14:paraId="5FA8ED4A" w14:textId="77777777" w:rsidR="00430111" w:rsidRPr="00463558" w:rsidRDefault="00430111" w:rsidP="0004338C">
      <w:pPr>
        <w:pStyle w:val="af8"/>
        <w:numPr>
          <w:ilvl w:val="0"/>
          <w:numId w:val="18"/>
        </w:numPr>
        <w:ind w:left="0" w:firstLine="851"/>
      </w:pPr>
      <w:r w:rsidRPr="00463558">
        <w:t>наличие шума от протекания рабочей среды через затвор, нагреве арматуры и отсеченного трубопровода при положении арматуры «закрыто», свидетельствующих об утечке через затвор запорной или предохранительной арматуры;</w:t>
      </w:r>
    </w:p>
    <w:p w14:paraId="6EA427C4" w14:textId="77777777" w:rsidR="00430111" w:rsidRPr="00463558" w:rsidRDefault="00430111" w:rsidP="0004338C">
      <w:pPr>
        <w:pStyle w:val="af8"/>
        <w:numPr>
          <w:ilvl w:val="0"/>
          <w:numId w:val="18"/>
        </w:numPr>
        <w:ind w:left="0" w:firstLine="851"/>
      </w:pPr>
      <w:r w:rsidRPr="00463558">
        <w:t>увеличение крутящего момента при управлении арматурой до значений выше норм.</w:t>
      </w:r>
    </w:p>
    <w:p w14:paraId="7346DF15" w14:textId="16C11215" w:rsidR="0028264C" w:rsidRDefault="00430111" w:rsidP="0004338C">
      <w:pPr>
        <w:ind w:firstLine="851"/>
      </w:pPr>
      <w:r w:rsidRPr="00463558">
        <w:t>Надёжность трубопровода определяется надёжностью элементов, сборочных единиц и комплектующих.</w:t>
      </w:r>
      <w:r w:rsidR="0028264C">
        <w:t xml:space="preserve"> </w:t>
      </w:r>
      <w:r w:rsidRPr="00463558">
        <w:t xml:space="preserve">Надежность обеспечивается правильным выбором материалов изготовления и комплектующих </w:t>
      </w:r>
      <w:r w:rsidR="00494F9E" w:rsidRPr="00494F9E">
        <w:t>трубопровода</w:t>
      </w:r>
      <w:r w:rsidRPr="00463558">
        <w:t>, применением конструкторских решений, возможностью доступа к трубопроводу обслуживающего персонала, своевременным проведением технического обслуживания, диагностирования и ремонта.</w:t>
      </w:r>
    </w:p>
    <w:p w14:paraId="53F6D9F4" w14:textId="77777777" w:rsidR="0028264C" w:rsidRDefault="00430111" w:rsidP="0004338C">
      <w:pPr>
        <w:ind w:firstLine="851"/>
      </w:pPr>
      <w:r w:rsidRPr="00463558">
        <w:t>Долговечность определяется установленным сроком службы, являющимся паспортной характеристикой, в течение которого обеспечивается работоспособность трубопровода.</w:t>
      </w:r>
    </w:p>
    <w:p w14:paraId="30017298" w14:textId="1362E4F9" w:rsidR="00430111" w:rsidRPr="00463558" w:rsidRDefault="00430111" w:rsidP="0004338C">
      <w:pPr>
        <w:ind w:firstLine="851"/>
      </w:pPr>
      <w:r w:rsidRPr="00463558">
        <w:t xml:space="preserve">Технологический способ обеспечения надёжности включает в себя следующие требования: </w:t>
      </w:r>
    </w:p>
    <w:p w14:paraId="4295EEF6" w14:textId="13FE4D22" w:rsidR="00430111" w:rsidRPr="00463558" w:rsidRDefault="00430111" w:rsidP="0004338C">
      <w:pPr>
        <w:pStyle w:val="af8"/>
        <w:numPr>
          <w:ilvl w:val="0"/>
          <w:numId w:val="19"/>
        </w:numPr>
        <w:ind w:left="0" w:firstLine="851"/>
      </w:pPr>
      <w:r w:rsidRPr="00463558">
        <w:t xml:space="preserve">все материалы и комплектующие </w:t>
      </w:r>
      <w:r w:rsidR="00494F9E" w:rsidRPr="00494F9E">
        <w:t xml:space="preserve">трубопровода </w:t>
      </w:r>
      <w:r w:rsidRPr="00463558">
        <w:t xml:space="preserve">проходят входной контроль качества на предприятии-изготовителе в соответствии с нормами, принятыми на предприятии-изготовителе, и имеют сертификаты качества и документы о соответствии; </w:t>
      </w:r>
    </w:p>
    <w:p w14:paraId="0CFD2C20" w14:textId="77777777" w:rsidR="00430111" w:rsidRPr="00463558" w:rsidRDefault="00430111" w:rsidP="0004338C">
      <w:pPr>
        <w:pStyle w:val="af8"/>
        <w:numPr>
          <w:ilvl w:val="0"/>
          <w:numId w:val="19"/>
        </w:numPr>
        <w:ind w:left="0" w:firstLine="851"/>
      </w:pPr>
      <w:r w:rsidRPr="00463558">
        <w:t>перед проведением монтажных работ все элементы, сборочные единицы и комплектующие не должны иметь дефектов;</w:t>
      </w:r>
    </w:p>
    <w:p w14:paraId="67926DD6" w14:textId="77777777" w:rsidR="00430111" w:rsidRPr="00463558" w:rsidRDefault="00430111" w:rsidP="0004338C">
      <w:pPr>
        <w:pStyle w:val="af8"/>
        <w:numPr>
          <w:ilvl w:val="0"/>
          <w:numId w:val="19"/>
        </w:numPr>
        <w:ind w:left="0" w:firstLine="851"/>
      </w:pPr>
      <w:r w:rsidRPr="00463558">
        <w:t xml:space="preserve">кромки деталей под сварку должны быть выполнены согласно чертежам и технологическим регламентам на изготовление; </w:t>
      </w:r>
    </w:p>
    <w:p w14:paraId="778C9D01" w14:textId="77777777" w:rsidR="00430111" w:rsidRPr="00463558" w:rsidRDefault="00430111" w:rsidP="0004338C">
      <w:pPr>
        <w:pStyle w:val="af8"/>
        <w:numPr>
          <w:ilvl w:val="0"/>
          <w:numId w:val="19"/>
        </w:numPr>
        <w:ind w:left="0" w:firstLine="851"/>
      </w:pPr>
      <w:r w:rsidRPr="00463558">
        <w:t xml:space="preserve">сварку сборочных единиц трубопроводов необходимо производить в соответствии с требованиями нормативной, конструкторской и технической документации, утвержденной в установленном порядке. По завершению сварочных работ необходимо проводить контроль </w:t>
      </w:r>
      <w:r w:rsidRPr="00463558">
        <w:lastRenderedPageBreak/>
        <w:t>сварных швов по методикам и в объеме в соответствии с действующей на момент проведения работ нормативной, конструкторской и технической документацией;</w:t>
      </w:r>
    </w:p>
    <w:p w14:paraId="68702FA3" w14:textId="77777777" w:rsidR="00430111" w:rsidRPr="00463558" w:rsidRDefault="00430111" w:rsidP="0004338C">
      <w:pPr>
        <w:pStyle w:val="af8"/>
        <w:numPr>
          <w:ilvl w:val="0"/>
          <w:numId w:val="19"/>
        </w:numPr>
        <w:ind w:left="0" w:firstLine="851"/>
      </w:pPr>
      <w:r w:rsidRPr="00463558">
        <w:t>резьбовые и фланцевые соединения должны быть надежно затянуты, в соединениях должны применяться уплотнители, соответствующие условиям эксплуатации и требованиям конструкторской документации, соединения должны быть оборудованы устройствами, исключающими возможность самоотвинчивания;</w:t>
      </w:r>
    </w:p>
    <w:p w14:paraId="32E07F38" w14:textId="77777777" w:rsidR="00430111" w:rsidRPr="00463558" w:rsidRDefault="00430111" w:rsidP="0004338C">
      <w:pPr>
        <w:pStyle w:val="af8"/>
        <w:numPr>
          <w:ilvl w:val="0"/>
          <w:numId w:val="19"/>
        </w:numPr>
        <w:ind w:left="0" w:firstLine="851"/>
      </w:pPr>
      <w:r w:rsidRPr="00463558">
        <w:t>после монтажа все трубопроводы должны подвергаться испытаниям на герметичность и прочность;</w:t>
      </w:r>
    </w:p>
    <w:p w14:paraId="697D5C9C" w14:textId="77777777" w:rsidR="00430111" w:rsidRPr="00FE0009" w:rsidRDefault="00430111" w:rsidP="0004338C">
      <w:pPr>
        <w:pStyle w:val="af8"/>
        <w:numPr>
          <w:ilvl w:val="0"/>
          <w:numId w:val="19"/>
        </w:numPr>
        <w:ind w:left="0" w:firstLine="851"/>
      </w:pPr>
      <w:r w:rsidRPr="00463558">
        <w:t xml:space="preserve">ко всем участкам трубопровода должен быть обеспечен доступ обслуживающего и </w:t>
      </w:r>
      <w:r w:rsidRPr="00FE0009">
        <w:t>ремонтного персонала;</w:t>
      </w:r>
    </w:p>
    <w:p w14:paraId="0956C1A3" w14:textId="181A08E4" w:rsidR="00430111" w:rsidRPr="00FE0009" w:rsidRDefault="00430111" w:rsidP="0004338C">
      <w:pPr>
        <w:pStyle w:val="af8"/>
        <w:numPr>
          <w:ilvl w:val="0"/>
          <w:numId w:val="19"/>
        </w:numPr>
        <w:ind w:left="0" w:firstLine="851"/>
      </w:pPr>
      <w:r w:rsidRPr="00FE0009">
        <w:t xml:space="preserve">маркировка и опознавательная окраска должны соответствовать требованиям </w:t>
      </w:r>
      <w:bookmarkStart w:id="30" w:name="_Hlk37442031"/>
      <w:r w:rsidR="00986DEB" w:rsidRPr="00947EBC">
        <w:t xml:space="preserve">руководства по </w:t>
      </w:r>
      <w:r w:rsidR="001A50A1" w:rsidRPr="00947EBC">
        <w:t>эксплуатации</w:t>
      </w:r>
      <w:bookmarkEnd w:id="30"/>
      <w:r w:rsidRPr="00947EBC">
        <w:t>.</w:t>
      </w:r>
    </w:p>
    <w:p w14:paraId="391222D8" w14:textId="7AD6A3E7" w:rsidR="0028264C" w:rsidRPr="00DA18EB" w:rsidRDefault="00430111" w:rsidP="0004338C">
      <w:pPr>
        <w:ind w:firstLine="851"/>
      </w:pPr>
      <w:r w:rsidRPr="00463558">
        <w:t xml:space="preserve">Основным фактором эксплуатационного способа обеспечения надёжности является соответствие режима работы трубопровода паспортным показателям, своевременное проведение осмотра, технического обслуживания, ремонта и диагностирования </w:t>
      </w:r>
      <w:bookmarkStart w:id="31" w:name="_Hlk37442048"/>
      <w:r w:rsidR="00986DEB">
        <w:t>трубопровода</w:t>
      </w:r>
      <w:bookmarkEnd w:id="31"/>
      <w:r w:rsidRPr="00463558">
        <w:t xml:space="preserve">. Для обеспечения надежного применения необходимо соблюдать требования руководства по эксплуатации и нормативно-технической </w:t>
      </w:r>
      <w:r w:rsidRPr="00DA18EB">
        <w:t>документации.</w:t>
      </w:r>
    </w:p>
    <w:p w14:paraId="251E42F5" w14:textId="4D944C89" w:rsidR="006275DB" w:rsidRDefault="00455D91" w:rsidP="00E2675F">
      <w:pPr>
        <w:pStyle w:val="1"/>
      </w:pPr>
      <w:r w:rsidRPr="00DA18EB">
        <w:br w:type="page"/>
      </w:r>
      <w:bookmarkStart w:id="32" w:name="_Toc46497141"/>
      <w:r w:rsidR="00B87FF3">
        <w:lastRenderedPageBreak/>
        <w:t xml:space="preserve">4 </w:t>
      </w:r>
      <w:r w:rsidR="006275DB" w:rsidRPr="00DA18EB">
        <w:t>ТРЕБОВАНИЯ К ОБСЛУЖИВАЮЩЕМУ ПЕРСОНАЛУ</w:t>
      </w:r>
      <w:bookmarkEnd w:id="28"/>
      <w:bookmarkEnd w:id="32"/>
    </w:p>
    <w:p w14:paraId="5B911F6E" w14:textId="2ADB98D6" w:rsidR="00471F5B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DA18EB">
        <w:rPr>
          <w:szCs w:val="24"/>
        </w:rPr>
        <w:t xml:space="preserve">К монтажу, эксплуатации и обслуживанию допускается персонал, изучивший устройство </w:t>
      </w:r>
      <w:r w:rsidR="00986DEB">
        <w:rPr>
          <w:szCs w:val="24"/>
          <w:lang w:val="ru-RU"/>
        </w:rPr>
        <w:t>трубопровода</w:t>
      </w:r>
      <w:r w:rsidRPr="00DA18EB">
        <w:rPr>
          <w:szCs w:val="24"/>
        </w:rPr>
        <w:t xml:space="preserve">, правила </w:t>
      </w:r>
      <w:r w:rsidR="00CE3A7E" w:rsidRPr="00DA18EB">
        <w:rPr>
          <w:szCs w:val="24"/>
          <w:lang w:val="ru-RU"/>
        </w:rPr>
        <w:t>по охране труда</w:t>
      </w:r>
      <w:r w:rsidRPr="00DA18EB">
        <w:rPr>
          <w:szCs w:val="24"/>
        </w:rPr>
        <w:t xml:space="preserve">, требования руководства по монтажу, наладке, эксплуатации и техническому обслуживанию и имеющий опыт работы с </w:t>
      </w:r>
      <w:r w:rsidR="00986DEB">
        <w:rPr>
          <w:szCs w:val="24"/>
          <w:lang w:val="ru-RU"/>
        </w:rPr>
        <w:t>технологическими трубопроводами</w:t>
      </w:r>
      <w:r w:rsidR="00986DEB" w:rsidRPr="00DA18EB">
        <w:rPr>
          <w:szCs w:val="24"/>
        </w:rPr>
        <w:t xml:space="preserve"> </w:t>
      </w:r>
      <w:r w:rsidRPr="00DA18EB">
        <w:rPr>
          <w:szCs w:val="24"/>
        </w:rPr>
        <w:t xml:space="preserve">и соответствующую квалификацию. </w:t>
      </w:r>
    </w:p>
    <w:p w14:paraId="73674FED" w14:textId="77777777" w:rsidR="00471F5B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 xml:space="preserve">К монтажу, эксплуатации и обслуживанию допускаются лица не моложе 18 лет, прошедшие медицинское освидетельствование и не имеющие противопоказаний к работе, знающие правила применения средств защиты и оказания доврачебной помощи пострадавшим, прошедшие обучение в установленном объеме, стажировку на конкретном рабочем месте и сдавшие экзамен на допуск к самостоятельной работе в установленном порядке. </w:t>
      </w:r>
    </w:p>
    <w:p w14:paraId="1D15295C" w14:textId="75B286DC" w:rsidR="00471F5B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 xml:space="preserve">Персонал, обслуживающий </w:t>
      </w:r>
      <w:r w:rsidR="000A1673">
        <w:rPr>
          <w:szCs w:val="24"/>
          <w:lang w:val="ru-RU"/>
        </w:rPr>
        <w:t>трубопровод</w:t>
      </w:r>
      <w:r w:rsidRPr="00471F5B">
        <w:rPr>
          <w:szCs w:val="24"/>
        </w:rPr>
        <w:t xml:space="preserve">, должен пройти инструктаж по </w:t>
      </w:r>
      <w:r w:rsidR="00CE3A7E" w:rsidRPr="00471F5B">
        <w:rPr>
          <w:szCs w:val="24"/>
          <w:lang w:val="ru-RU"/>
        </w:rPr>
        <w:t>охране труда</w:t>
      </w:r>
      <w:r w:rsidRPr="00471F5B">
        <w:rPr>
          <w:szCs w:val="24"/>
        </w:rPr>
        <w:t>, должен иметь индивидуальные средства защиты, соблюдать требования пожарной безопасности (ГОСТ Р 12.3.047</w:t>
      </w:r>
      <w:r w:rsidR="001A50A1" w:rsidRPr="00471F5B">
        <w:rPr>
          <w:szCs w:val="24"/>
          <w:lang w:val="ru-RU"/>
        </w:rPr>
        <w:t>-2012</w:t>
      </w:r>
      <w:r w:rsidRPr="00471F5B">
        <w:rPr>
          <w:szCs w:val="24"/>
        </w:rPr>
        <w:t xml:space="preserve">). </w:t>
      </w:r>
    </w:p>
    <w:p w14:paraId="2F8D791C" w14:textId="77777777" w:rsidR="00471F5B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 xml:space="preserve">Персонал должен подбираться в соответствии с требованиями руководящих документов (РД), применяемых при эксплуатации объекта, на котором </w:t>
      </w:r>
      <w:r w:rsidR="00986DEB" w:rsidRPr="00471F5B">
        <w:rPr>
          <w:szCs w:val="24"/>
          <w:lang w:val="ru-RU"/>
        </w:rPr>
        <w:t>смонтирован трубопровод</w:t>
      </w:r>
      <w:r w:rsidRPr="00471F5B">
        <w:rPr>
          <w:szCs w:val="24"/>
        </w:rPr>
        <w:t xml:space="preserve">. </w:t>
      </w:r>
    </w:p>
    <w:p w14:paraId="55113DAA" w14:textId="0B62EFAA" w:rsidR="00BA39E5" w:rsidRPr="00471F5B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>Технический персонал, выполняющий монтаж, эксплуатацию, планово</w:t>
      </w:r>
      <w:r w:rsidR="008A54E6" w:rsidRPr="00471F5B">
        <w:rPr>
          <w:szCs w:val="24"/>
          <w:lang w:val="ru-RU"/>
        </w:rPr>
        <w:t>-</w:t>
      </w:r>
      <w:r w:rsidRPr="00471F5B">
        <w:rPr>
          <w:szCs w:val="24"/>
        </w:rPr>
        <w:t xml:space="preserve">предупредительный ремонт, а также демонтаж </w:t>
      </w:r>
      <w:r w:rsidR="00494F9E" w:rsidRPr="00494F9E">
        <w:rPr>
          <w:szCs w:val="24"/>
        </w:rPr>
        <w:t xml:space="preserve">трубопровода </w:t>
      </w:r>
      <w:r w:rsidRPr="00471F5B">
        <w:rPr>
          <w:szCs w:val="24"/>
        </w:rPr>
        <w:t xml:space="preserve">комплектуется из инженеров, техников и квалифицированных ремонтных рабочих. Инженерно-технический персонал и рабочие, выполняющие ремонтные работы, должны проходить периодическую проверку знаний по соответствующему комплексу специальных работ: 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>− по организации планово-предупредительного ремонта;</w:t>
      </w:r>
      <w:r w:rsidR="00091951" w:rsidRPr="00471F5B">
        <w:rPr>
          <w:szCs w:val="24"/>
        </w:rPr>
        <w:tab/>
      </w:r>
      <w:r w:rsidRPr="00471F5B">
        <w:rPr>
          <w:szCs w:val="24"/>
        </w:rPr>
        <w:t xml:space="preserve"> </w:t>
      </w:r>
      <w:r w:rsidR="00091951" w:rsidRPr="00471F5B">
        <w:rPr>
          <w:szCs w:val="24"/>
        </w:rPr>
        <w:br/>
      </w:r>
      <w:r w:rsidRPr="00471F5B">
        <w:rPr>
          <w:szCs w:val="24"/>
        </w:rPr>
        <w:t>− по выявлению и способам устранения отказов оборудования;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 xml:space="preserve"> − по допускам на износ деталей и механизмов; 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>− по технике измерения износа деталей и механизмов;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 xml:space="preserve">− по технике контроля и испытаний при наладке оборудования после ремонта. </w:t>
      </w:r>
    </w:p>
    <w:p w14:paraId="75665BC7" w14:textId="58F2A829" w:rsidR="00BA39E5" w:rsidRPr="00091951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>Обучение персонала должно производиться по действующему положению в порядке проведения инструктажа и обучения по правилам охраны труда, а также по программе пожарно-</w:t>
      </w:r>
      <w:r w:rsidRPr="00091951">
        <w:rPr>
          <w:szCs w:val="24"/>
        </w:rPr>
        <w:t xml:space="preserve">технического минимума, разработанной применительно к специфике производства. </w:t>
      </w:r>
    </w:p>
    <w:p w14:paraId="3F0342EE" w14:textId="05081BEE" w:rsidR="00BA39E5" w:rsidRPr="007E50A3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947EBC">
        <w:rPr>
          <w:szCs w:val="24"/>
        </w:rPr>
        <w:t xml:space="preserve">Вводный инструктаж проводит инженер по </w:t>
      </w:r>
      <w:r w:rsidR="00961ACE" w:rsidRPr="00947EBC">
        <w:rPr>
          <w:szCs w:val="24"/>
          <w:lang w:val="ru-RU"/>
        </w:rPr>
        <w:t>охране труда</w:t>
      </w:r>
      <w:r w:rsidRPr="00947EBC">
        <w:rPr>
          <w:szCs w:val="24"/>
        </w:rPr>
        <w:t xml:space="preserve"> или ответственное лицо с возложенными на него обязан</w:t>
      </w:r>
      <w:r w:rsidR="00961ACE" w:rsidRPr="00947EBC">
        <w:rPr>
          <w:szCs w:val="24"/>
        </w:rPr>
        <w:t>ностями охраны труда</w:t>
      </w:r>
      <w:r w:rsidRPr="007E50A3">
        <w:rPr>
          <w:szCs w:val="24"/>
        </w:rPr>
        <w:t>.</w:t>
      </w:r>
    </w:p>
    <w:p w14:paraId="0622D74E" w14:textId="69905440" w:rsidR="00BA39E5" w:rsidRPr="007E50A3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 xml:space="preserve"> При проведении вводного инструктажа инструктируемый знакомится с общим расположением цехов, дорог, наиболее опасными местами на территории предприятия. </w:t>
      </w:r>
    </w:p>
    <w:p w14:paraId="315D29A1" w14:textId="372AB6EF" w:rsidR="00BA39E5" w:rsidRPr="007E50A3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lastRenderedPageBreak/>
        <w:t xml:space="preserve">Инструктаж на рабочем месте проводят с целью детального ознакомления с правилами </w:t>
      </w:r>
      <w:r w:rsidR="00961ACE">
        <w:rPr>
          <w:szCs w:val="24"/>
          <w:lang w:val="ru-RU"/>
        </w:rPr>
        <w:t>охраны труда</w:t>
      </w:r>
      <w:r w:rsidRPr="007E50A3">
        <w:rPr>
          <w:szCs w:val="24"/>
        </w:rPr>
        <w:t xml:space="preserve">, которые необходимо соблюдать на объекте, где предстоит работать инструктируемому. </w:t>
      </w:r>
    </w:p>
    <w:p w14:paraId="23448594" w14:textId="1BF7EAD8" w:rsidR="00BA39E5" w:rsidRPr="007E50A3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 xml:space="preserve">Руководитель работ (или по его поручению другой работник) подробно знакомит инструктируемого с правилами ведения работ и мерами безопасности в производственном процессе, правилами обслуживания, содержания и ремонта оборудования, аппаратуры, инструмента. </w:t>
      </w:r>
    </w:p>
    <w:p w14:paraId="70465BE2" w14:textId="5A13BAED" w:rsidR="00BA39E5" w:rsidRPr="007E50A3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 xml:space="preserve">Проведение инструктажа регистрируется в журнале и карточках учета инструктажа. </w:t>
      </w:r>
    </w:p>
    <w:p w14:paraId="06C11F2D" w14:textId="704A24CB" w:rsidR="009753CC" w:rsidRPr="007E50A3" w:rsidRDefault="009753C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>Текущий инструктаж проводят в порядке повседневного надзора за ходом работы.</w:t>
      </w:r>
    </w:p>
    <w:p w14:paraId="7E71AA9E" w14:textId="77777777" w:rsidR="007E50A3" w:rsidRPr="007E50A3" w:rsidRDefault="007E50A3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  <w:lang w:val="ru-RU"/>
        </w:rPr>
        <w:t>Распределение ответственности, квалификация персонала и надзор за персоналом входят в обязанности руководства эксплуатирующей организации.</w:t>
      </w:r>
    </w:p>
    <w:p w14:paraId="7C649B83" w14:textId="77777777" w:rsidR="007E50A3" w:rsidRPr="007E50A3" w:rsidRDefault="007E50A3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  <w:lang w:val="ru-RU"/>
        </w:rPr>
        <w:t xml:space="preserve">В случае внесения изменений в конструкцию трубопровода и (или) его реконструкции руководство по эксплуатации допускается использовать со значительными ограничениями. </w:t>
      </w:r>
    </w:p>
    <w:p w14:paraId="0A0AE486" w14:textId="1A8A4916" w:rsidR="007E50A3" w:rsidRDefault="007E50A3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  <w:lang w:val="ru-RU"/>
        </w:rPr>
        <w:t>Помимо изложенных в руководстве по эксплуатации</w:t>
      </w:r>
      <w:r w:rsidR="00C67865">
        <w:rPr>
          <w:szCs w:val="24"/>
          <w:lang w:val="ru-RU"/>
        </w:rPr>
        <w:t>,</w:t>
      </w:r>
      <w:r w:rsidRPr="007E50A3">
        <w:rPr>
          <w:szCs w:val="24"/>
          <w:lang w:val="ru-RU"/>
        </w:rPr>
        <w:t xml:space="preserve"> инструкций и информации по безопасности, должны соблюдаться все применимые национальные или международные инструкции по предотвращению несчастных случаев, все технические условия на технологические процессы, подготовленные эксплуатирующей организацией, и положения по охране труда.</w:t>
      </w:r>
    </w:p>
    <w:p w14:paraId="4121E48C" w14:textId="2224CA80" w:rsidR="00C910EE" w:rsidRPr="007E50A3" w:rsidRDefault="00C910E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</w:p>
    <w:p w14:paraId="04538247" w14:textId="4D48FE82" w:rsidR="00563E50" w:rsidRPr="00463558" w:rsidRDefault="00584723" w:rsidP="00E2675F">
      <w:pPr>
        <w:pStyle w:val="1"/>
      </w:pPr>
      <w:bookmarkStart w:id="33" w:name="_Toc427567079"/>
      <w:r w:rsidRPr="00463558">
        <w:br w:type="page"/>
      </w:r>
      <w:bookmarkStart w:id="34" w:name="_Toc46497142"/>
      <w:r w:rsidR="00B87FF3">
        <w:lastRenderedPageBreak/>
        <w:t xml:space="preserve">5 </w:t>
      </w:r>
      <w:r w:rsidR="00563E50" w:rsidRPr="00463558">
        <w:t>АНАЛИЗ РИСКА ИСПОЛЬЗОВАНИЯ</w:t>
      </w:r>
      <w:bookmarkEnd w:id="33"/>
      <w:bookmarkEnd w:id="34"/>
      <w:r w:rsidR="00563E50" w:rsidRPr="00463558">
        <w:t xml:space="preserve"> </w:t>
      </w:r>
    </w:p>
    <w:p w14:paraId="13E1845B" w14:textId="0862ABDE" w:rsidR="00BD6F38" w:rsidRPr="00463558" w:rsidRDefault="00BD6F38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bookmarkStart w:id="35" w:name="_Hlk46304510"/>
      <w:r w:rsidRPr="00463558">
        <w:rPr>
          <w:szCs w:val="24"/>
        </w:rPr>
        <w:t>На этапе проектирования трубопровода должны быть идентифицированы возможные виды опасности на всех стадиях жизненного цикла, а также проведены исследования с целью определения показателей риска</w:t>
      </w:r>
      <w:r w:rsidRPr="00463558">
        <w:rPr>
          <w:szCs w:val="24"/>
          <w:lang w:val="ru-RU"/>
        </w:rPr>
        <w:t>.</w:t>
      </w:r>
    </w:p>
    <w:p w14:paraId="3708270C" w14:textId="3EEE1EBD" w:rsidR="00C910EE" w:rsidRPr="00463558" w:rsidRDefault="00C910E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Анализ риска использования трубопроводов производится</w:t>
      </w:r>
      <w:r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согласно ГОСТ Р 54145</w:t>
      </w:r>
      <w:r w:rsidR="001A50A1">
        <w:rPr>
          <w:szCs w:val="24"/>
          <w:lang w:val="ru-RU"/>
        </w:rPr>
        <w:t>-2010</w:t>
      </w:r>
      <w:r w:rsidRPr="00463558">
        <w:rPr>
          <w:szCs w:val="24"/>
        </w:rPr>
        <w:t xml:space="preserve"> «Менеджмент рисков. Руководство по применению организованных мер безопасности и оценки рисков. Общая методология», Р 50.1.069</w:t>
      </w:r>
      <w:r w:rsidR="001A50A1">
        <w:rPr>
          <w:szCs w:val="24"/>
          <w:lang w:val="ru-RU"/>
        </w:rPr>
        <w:t>-2009</w:t>
      </w:r>
      <w:r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«Менеджмент риска. Рекомендации по внедрению. Часть 2. Определение процесса менеджмента риска». </w:t>
      </w:r>
    </w:p>
    <w:p w14:paraId="48018194" w14:textId="7ABF2F9D" w:rsidR="00C910EE" w:rsidRPr="00463558" w:rsidRDefault="00BC0E4C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  <w:lang w:val="ru-RU"/>
        </w:rPr>
        <w:t>Трубопроводы</w:t>
      </w:r>
      <w:r w:rsidR="00C910EE" w:rsidRPr="00463558">
        <w:rPr>
          <w:szCs w:val="24"/>
        </w:rPr>
        <w:t xml:space="preserve"> могут представлять собой опасность, как в результате их критического отказа, так и при безотказном выполнении функций по</w:t>
      </w:r>
      <w:r w:rsidR="00C910EE" w:rsidRPr="00463558">
        <w:rPr>
          <w:szCs w:val="24"/>
          <w:lang w:val="ru-RU"/>
        </w:rPr>
        <w:t xml:space="preserve"> </w:t>
      </w:r>
      <w:r w:rsidR="00C910EE" w:rsidRPr="00463558">
        <w:rPr>
          <w:szCs w:val="24"/>
        </w:rPr>
        <w:t>назначению.</w:t>
      </w:r>
      <w:r w:rsidR="00C910EE" w:rsidRPr="00463558">
        <w:rPr>
          <w:szCs w:val="24"/>
          <w:lang w:val="ru-RU"/>
        </w:rPr>
        <w:t xml:space="preserve"> </w:t>
      </w:r>
      <w:r w:rsidR="00C910EE" w:rsidRPr="00463558">
        <w:rPr>
          <w:szCs w:val="24"/>
        </w:rPr>
        <w:t>Опасность нанесения вреда жизни и здоровью граждан, окружающей среде,</w:t>
      </w:r>
      <w:r w:rsidR="00C910EE" w:rsidRPr="00463558">
        <w:rPr>
          <w:szCs w:val="24"/>
          <w:lang w:val="ru-RU"/>
        </w:rPr>
        <w:t xml:space="preserve"> </w:t>
      </w:r>
      <w:r w:rsidR="00C910EE" w:rsidRPr="00463558">
        <w:rPr>
          <w:szCs w:val="24"/>
        </w:rPr>
        <w:t xml:space="preserve">жизни и здоровью животных, имуществу физических и юридических лиц, исходящая от </w:t>
      </w:r>
      <w:r w:rsidR="00494F9E" w:rsidRPr="00494F9E">
        <w:rPr>
          <w:szCs w:val="24"/>
        </w:rPr>
        <w:t xml:space="preserve">трубопровода </w:t>
      </w:r>
      <w:r w:rsidR="00C910EE" w:rsidRPr="00463558">
        <w:rPr>
          <w:szCs w:val="24"/>
        </w:rPr>
        <w:t xml:space="preserve">в результате </w:t>
      </w:r>
      <w:r w:rsidR="00494F9E">
        <w:rPr>
          <w:szCs w:val="24"/>
          <w:lang w:val="ru-RU"/>
        </w:rPr>
        <w:t>его</w:t>
      </w:r>
      <w:r w:rsidR="00C910EE" w:rsidRPr="00463558">
        <w:rPr>
          <w:szCs w:val="24"/>
        </w:rPr>
        <w:t xml:space="preserve"> критического отказа, заключается:</w:t>
      </w:r>
    </w:p>
    <w:p w14:paraId="7CD4ECB2" w14:textId="448A8D32" w:rsidR="00C910EE" w:rsidRPr="00463558" w:rsidRDefault="00C910EE" w:rsidP="0004338C">
      <w:pPr>
        <w:pStyle w:val="24"/>
        <w:numPr>
          <w:ilvl w:val="0"/>
          <w:numId w:val="7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>в разрушении трубопровода;</w:t>
      </w:r>
    </w:p>
    <w:p w14:paraId="0F895204" w14:textId="770562CD" w:rsidR="00C910EE" w:rsidRPr="00463558" w:rsidRDefault="00C910EE" w:rsidP="0004338C">
      <w:pPr>
        <w:pStyle w:val="24"/>
        <w:numPr>
          <w:ilvl w:val="0"/>
          <w:numId w:val="7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>в потере герметичности по отношению к внешней среде.</w:t>
      </w:r>
    </w:p>
    <w:p w14:paraId="146C46CE" w14:textId="14A361B1" w:rsidR="00C910EE" w:rsidRPr="00463558" w:rsidRDefault="00C910E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Опасность нанесения вреда жизни и здоровью граждан, окружающей среде,</w:t>
      </w:r>
      <w:r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жизни и здоровью животных, имуществу физических и юридических лиц, исходящая от </w:t>
      </w:r>
      <w:r w:rsidR="00494F9E" w:rsidRPr="00494F9E">
        <w:rPr>
          <w:szCs w:val="24"/>
        </w:rPr>
        <w:t xml:space="preserve">трубопровода </w:t>
      </w:r>
      <w:r w:rsidRPr="00463558">
        <w:rPr>
          <w:szCs w:val="24"/>
        </w:rPr>
        <w:t>при безотказном выполнении функции по назначению, заключается:</w:t>
      </w:r>
    </w:p>
    <w:p w14:paraId="0D0EC462" w14:textId="4BB6F5A5" w:rsidR="00C910EE" w:rsidRPr="00463558" w:rsidRDefault="00C910EE" w:rsidP="0004338C">
      <w:pPr>
        <w:pStyle w:val="24"/>
        <w:numPr>
          <w:ilvl w:val="0"/>
          <w:numId w:val="8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 xml:space="preserve">в нанесении вреда в результате воздействия на них со стороны </w:t>
      </w:r>
      <w:r w:rsidR="00494F9E" w:rsidRPr="00494F9E">
        <w:rPr>
          <w:szCs w:val="24"/>
        </w:rPr>
        <w:t xml:space="preserve">трубопровода </w:t>
      </w:r>
      <w:r w:rsidRPr="00463558">
        <w:rPr>
          <w:szCs w:val="24"/>
        </w:rPr>
        <w:t>(термическая, химическая, радиационная, механическая опасности, шум, вибрация);</w:t>
      </w:r>
    </w:p>
    <w:p w14:paraId="776A31CB" w14:textId="3B121C3A" w:rsidR="00A57EBC" w:rsidRPr="00463558" w:rsidRDefault="00C910EE" w:rsidP="0004338C">
      <w:pPr>
        <w:pStyle w:val="24"/>
        <w:numPr>
          <w:ilvl w:val="0"/>
          <w:numId w:val="8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 xml:space="preserve">в нанесении вреда при нарушении </w:t>
      </w:r>
      <w:r w:rsidR="009058C7" w:rsidRPr="00463558">
        <w:rPr>
          <w:szCs w:val="24"/>
          <w:lang w:val="ru-RU"/>
        </w:rPr>
        <w:t>охраны труда</w:t>
      </w:r>
      <w:r w:rsidRPr="00463558">
        <w:rPr>
          <w:szCs w:val="24"/>
        </w:rPr>
        <w:t xml:space="preserve"> в процессе эксплуатации </w:t>
      </w:r>
      <w:r w:rsidR="00494F9E" w:rsidRPr="00494F9E">
        <w:rPr>
          <w:szCs w:val="24"/>
        </w:rPr>
        <w:t>трубопровода</w:t>
      </w:r>
      <w:r w:rsidRPr="00463558">
        <w:rPr>
          <w:szCs w:val="24"/>
        </w:rPr>
        <w:t>.</w:t>
      </w:r>
    </w:p>
    <w:p w14:paraId="68792DCD" w14:textId="7ED8757D" w:rsidR="00CC3FDC" w:rsidRPr="00174BA2" w:rsidRDefault="00CC3FDC" w:rsidP="0004338C">
      <w:pPr>
        <w:pStyle w:val="24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  <w:r w:rsidRPr="00174BA2">
        <w:rPr>
          <w:szCs w:val="24"/>
        </w:rPr>
        <w:t xml:space="preserve">При обеспечении безопасности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174BA2">
        <w:rPr>
          <w:szCs w:val="24"/>
        </w:rPr>
        <w:t xml:space="preserve">на всех этапах </w:t>
      </w:r>
      <w:r w:rsidR="00494F9E">
        <w:rPr>
          <w:szCs w:val="24"/>
          <w:lang w:val="ru-RU"/>
        </w:rPr>
        <w:t>его</w:t>
      </w:r>
      <w:r w:rsidRPr="00174BA2">
        <w:rPr>
          <w:szCs w:val="24"/>
        </w:rPr>
        <w:t xml:space="preserve"> жизненного цикла необходимо: </w:t>
      </w:r>
    </w:p>
    <w:p w14:paraId="5AA8DC35" w14:textId="41576718" w:rsidR="00CC3FDC" w:rsidRPr="00947EBC" w:rsidRDefault="00CC3FDC" w:rsidP="0004338C">
      <w:pPr>
        <w:pStyle w:val="24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  <w:r w:rsidRPr="00463558">
        <w:rPr>
          <w:szCs w:val="24"/>
        </w:rPr>
        <w:t>– устранить или уменьшить опасности в той степени, в которой это реально осуществимо на практике</w:t>
      </w:r>
      <w:r w:rsidR="00174BA2">
        <w:rPr>
          <w:szCs w:val="24"/>
          <w:lang w:val="ru-RU"/>
        </w:rPr>
        <w:t>;</w:t>
      </w:r>
    </w:p>
    <w:p w14:paraId="5DA4475D" w14:textId="77777777" w:rsidR="00174BA2" w:rsidRDefault="00174BA2" w:rsidP="0004338C">
      <w:pPr>
        <w:pStyle w:val="24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– </w:t>
      </w:r>
      <w:r w:rsidR="00CC3FDC" w:rsidRPr="00463558">
        <w:rPr>
          <w:szCs w:val="24"/>
        </w:rPr>
        <w:t xml:space="preserve">использовать соответствующие меры защиты от опасностей, которых нельзя избежать; </w:t>
      </w:r>
    </w:p>
    <w:p w14:paraId="3A1C5F4B" w14:textId="389E30C7" w:rsidR="00CC3FDC" w:rsidRDefault="00CC3FDC" w:rsidP="0004338C">
      <w:pPr>
        <w:pStyle w:val="24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− сообщать проектировщикам систем и </w:t>
      </w:r>
      <w:r w:rsidR="00E44746">
        <w:rPr>
          <w:szCs w:val="24"/>
          <w:lang w:val="ru-RU"/>
        </w:rPr>
        <w:t>обслуживающему персо</w:t>
      </w:r>
      <w:r w:rsidR="007F341C">
        <w:rPr>
          <w:szCs w:val="24"/>
          <w:lang w:val="ru-RU"/>
        </w:rPr>
        <w:t>нал</w:t>
      </w:r>
      <w:r w:rsidR="00E44746">
        <w:rPr>
          <w:szCs w:val="24"/>
          <w:lang w:val="ru-RU"/>
        </w:rPr>
        <w:t>у</w:t>
      </w:r>
      <w:r w:rsidRPr="00463558">
        <w:rPr>
          <w:szCs w:val="24"/>
        </w:rPr>
        <w:t xml:space="preserve"> об остаточных опасностях, указывая соответствующие специальные меры для их уменьшения.</w:t>
      </w:r>
    </w:p>
    <w:p w14:paraId="30335F0E" w14:textId="77777777" w:rsidR="00B51855" w:rsidRPr="00B51855" w:rsidRDefault="00B51855" w:rsidP="00445E56">
      <w:pPr>
        <w:ind w:firstLine="851"/>
        <w:rPr>
          <w:rFonts w:eastAsiaTheme="majorEastAsia"/>
        </w:rPr>
      </w:pPr>
      <w:bookmarkStart w:id="36" w:name="_Toc427567080"/>
      <w:bookmarkStart w:id="37" w:name="_Toc38555348"/>
      <w:r w:rsidRPr="00B51855">
        <w:rPr>
          <w:rFonts w:eastAsiaTheme="majorEastAsia"/>
        </w:rPr>
        <w:t>Анализ аварийных ситуаций при применении продукции подобного вида показал, что изделие является объектом, обладающим повышенными параметрами риска по сравнению с другими видами оборудования.</w:t>
      </w:r>
      <w:bookmarkEnd w:id="36"/>
      <w:bookmarkEnd w:id="37"/>
    </w:p>
    <w:p w14:paraId="3DD26A9C" w14:textId="50B895C5" w:rsidR="00B51855" w:rsidRDefault="00B51855" w:rsidP="00445E56">
      <w:pPr>
        <w:ind w:firstLine="851"/>
        <w:rPr>
          <w:rFonts w:eastAsiaTheme="majorEastAsia"/>
        </w:rPr>
      </w:pPr>
      <w:bookmarkStart w:id="38" w:name="_Toc427567081"/>
      <w:bookmarkStart w:id="39" w:name="_Toc38555349"/>
      <w:r w:rsidRPr="00B51855">
        <w:rPr>
          <w:rFonts w:eastAsiaTheme="majorEastAsia"/>
        </w:rPr>
        <w:t xml:space="preserve">Характерные опасности, которые могут возникнуть при работе </w:t>
      </w:r>
      <w:r w:rsidR="005B4F73">
        <w:rPr>
          <w:rFonts w:eastAsiaTheme="majorEastAsia"/>
        </w:rPr>
        <w:t>трубопровода</w:t>
      </w:r>
      <w:r w:rsidRPr="00B51855">
        <w:rPr>
          <w:rFonts w:eastAsiaTheme="majorEastAsia"/>
        </w:rPr>
        <w:t xml:space="preserve">, приведены в таблице </w:t>
      </w:r>
      <w:r>
        <w:rPr>
          <w:rFonts w:eastAsiaTheme="majorEastAsia"/>
        </w:rPr>
        <w:t>3</w:t>
      </w:r>
      <w:r w:rsidRPr="00B51855">
        <w:rPr>
          <w:rFonts w:eastAsiaTheme="majorEastAsia"/>
        </w:rPr>
        <w:t>.</w:t>
      </w:r>
      <w:bookmarkEnd w:id="38"/>
      <w:bookmarkEnd w:id="39"/>
    </w:p>
    <w:p w14:paraId="4C50CA4C" w14:textId="2C85A159" w:rsidR="00B51855" w:rsidRPr="00B51855" w:rsidRDefault="00B51855" w:rsidP="00314EDA">
      <w:pPr>
        <w:tabs>
          <w:tab w:val="left" w:pos="567"/>
          <w:tab w:val="left" w:pos="1418"/>
        </w:tabs>
        <w:ind w:firstLine="0"/>
        <w:contextualSpacing/>
        <w:jc w:val="left"/>
        <w:rPr>
          <w:lang w:eastAsia="x-none"/>
        </w:rPr>
      </w:pPr>
      <w:r w:rsidRPr="00B51855">
        <w:rPr>
          <w:lang w:val="x-none" w:eastAsia="x-none"/>
        </w:rPr>
        <w:lastRenderedPageBreak/>
        <w:t xml:space="preserve">Таблица </w:t>
      </w:r>
      <w:r>
        <w:rPr>
          <w:lang w:eastAsia="x-none"/>
        </w:rPr>
        <w:t>3 – Идентификация опасностей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02"/>
        <w:gridCol w:w="5527"/>
      </w:tblGrid>
      <w:tr w:rsidR="00B51855" w:rsidRPr="00314EDA" w14:paraId="49D9E778" w14:textId="77777777" w:rsidTr="00B51855">
        <w:trPr>
          <w:tblHeader/>
          <w:jc w:val="center"/>
        </w:trPr>
        <w:tc>
          <w:tcPr>
            <w:tcW w:w="2130" w:type="pct"/>
          </w:tcPr>
          <w:p w14:paraId="526DA777" w14:textId="77777777" w:rsidR="00B51855" w:rsidRPr="00314EDA" w:rsidRDefault="00B51855" w:rsidP="00B51855">
            <w:pPr>
              <w:widowControl w:val="0"/>
              <w:tabs>
                <w:tab w:val="num" w:pos="142"/>
              </w:tabs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14EDA">
              <w:rPr>
                <w:b/>
                <w:sz w:val="20"/>
                <w:szCs w:val="20"/>
              </w:rPr>
              <w:t>Наименование опасности</w:t>
            </w:r>
          </w:p>
        </w:tc>
        <w:tc>
          <w:tcPr>
            <w:tcW w:w="2870" w:type="pct"/>
          </w:tcPr>
          <w:p w14:paraId="53BE629C" w14:textId="77777777" w:rsidR="00B51855" w:rsidRPr="00314EDA" w:rsidRDefault="00B51855" w:rsidP="00B51855">
            <w:pPr>
              <w:widowControl w:val="0"/>
              <w:tabs>
                <w:tab w:val="num" w:pos="142"/>
              </w:tabs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14EDA">
              <w:rPr>
                <w:b/>
                <w:sz w:val="20"/>
                <w:szCs w:val="20"/>
              </w:rPr>
              <w:t>Причина опасности</w:t>
            </w:r>
          </w:p>
        </w:tc>
      </w:tr>
      <w:tr w:rsidR="00B51855" w:rsidRPr="00314EDA" w14:paraId="7530059C" w14:textId="77777777" w:rsidTr="00B51855">
        <w:trPr>
          <w:jc w:val="center"/>
        </w:trPr>
        <w:tc>
          <w:tcPr>
            <w:tcW w:w="2130" w:type="pct"/>
          </w:tcPr>
          <w:p w14:paraId="4791B68B" w14:textId="77777777" w:rsidR="00B51855" w:rsidRPr="00314ED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>Опасности механического воздействия</w:t>
            </w:r>
          </w:p>
        </w:tc>
        <w:tc>
          <w:tcPr>
            <w:tcW w:w="2870" w:type="pct"/>
          </w:tcPr>
          <w:p w14:paraId="3C14C511" w14:textId="77777777" w:rsidR="00B51855" w:rsidRPr="00314EDA" w:rsidRDefault="00B51855" w:rsidP="00B51855">
            <w:pPr>
              <w:widowControl w:val="0"/>
              <w:numPr>
                <w:ilvl w:val="0"/>
                <w:numId w:val="32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>при недостаточной прочности применяемых материалов;</w:t>
            </w:r>
          </w:p>
          <w:p w14:paraId="03D8FD76" w14:textId="25015D3D" w:rsidR="00B51855" w:rsidRPr="00314EDA" w:rsidRDefault="00B51855" w:rsidP="00B51855">
            <w:pPr>
              <w:widowControl w:val="0"/>
              <w:numPr>
                <w:ilvl w:val="0"/>
                <w:numId w:val="32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 xml:space="preserve">при наличии острых, </w:t>
            </w:r>
            <w:r w:rsidR="00ED05F6" w:rsidRPr="00314EDA">
              <w:rPr>
                <w:sz w:val="20"/>
                <w:szCs w:val="20"/>
              </w:rPr>
              <w:t>грубо обработанных</w:t>
            </w:r>
            <w:r w:rsidRPr="00314EDA">
              <w:rPr>
                <w:sz w:val="20"/>
                <w:szCs w:val="20"/>
              </w:rPr>
              <w:t xml:space="preserve"> поверхностей деталей изделия;</w:t>
            </w:r>
          </w:p>
          <w:p w14:paraId="36805B01" w14:textId="77777777" w:rsidR="00B51855" w:rsidRPr="00314EDA" w:rsidRDefault="00B51855" w:rsidP="00B51855">
            <w:pPr>
              <w:widowControl w:val="0"/>
              <w:numPr>
                <w:ilvl w:val="0"/>
                <w:numId w:val="32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>при нарушении техники безопасности во время перемещения, монтажа, ремонта изделия</w:t>
            </w:r>
          </w:p>
        </w:tc>
      </w:tr>
      <w:tr w:rsidR="00B51855" w:rsidRPr="00314EDA" w14:paraId="02D3649B" w14:textId="77777777" w:rsidTr="00B51855">
        <w:trPr>
          <w:jc w:val="center"/>
        </w:trPr>
        <w:tc>
          <w:tcPr>
            <w:tcW w:w="2130" w:type="pct"/>
          </w:tcPr>
          <w:p w14:paraId="4E54201E" w14:textId="77777777" w:rsidR="00B51855" w:rsidRPr="00314ED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 xml:space="preserve">Опасности, вызванные нарушениями технологического процесса </w:t>
            </w:r>
          </w:p>
        </w:tc>
        <w:tc>
          <w:tcPr>
            <w:tcW w:w="2870" w:type="pct"/>
          </w:tcPr>
          <w:p w14:paraId="0C60EEDA" w14:textId="77777777" w:rsidR="00B51855" w:rsidRPr="00314EDA" w:rsidRDefault="00B51855" w:rsidP="00B51855">
            <w:pPr>
              <w:widowControl w:val="0"/>
              <w:numPr>
                <w:ilvl w:val="0"/>
                <w:numId w:val="33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>при некорректных или неверных действиях обслуживающего персонала;</w:t>
            </w:r>
          </w:p>
          <w:p w14:paraId="7DB7CD66" w14:textId="77777777" w:rsidR="00B51855" w:rsidRPr="00314EDA" w:rsidRDefault="00B51855" w:rsidP="00B51855">
            <w:pPr>
              <w:widowControl w:val="0"/>
              <w:numPr>
                <w:ilvl w:val="0"/>
                <w:numId w:val="33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color w:val="000000"/>
                <w:sz w:val="20"/>
                <w:szCs w:val="20"/>
              </w:rPr>
            </w:pPr>
            <w:r w:rsidRPr="00314EDA">
              <w:rPr>
                <w:color w:val="000000"/>
                <w:sz w:val="20"/>
                <w:szCs w:val="20"/>
              </w:rPr>
              <w:t>эксплуатация изделия, отработавшего нормативный срок службы;</w:t>
            </w:r>
          </w:p>
          <w:p w14:paraId="0F4FC8B4" w14:textId="77777777" w:rsidR="00B51855" w:rsidRPr="00314EDA" w:rsidRDefault="00B51855" w:rsidP="00B51855">
            <w:pPr>
              <w:widowControl w:val="0"/>
              <w:numPr>
                <w:ilvl w:val="0"/>
                <w:numId w:val="33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color w:val="000000"/>
                <w:sz w:val="20"/>
                <w:szCs w:val="20"/>
              </w:rPr>
              <w:t>отсутствие технического надзора за безопасной эксплуатацией изделия</w:t>
            </w:r>
          </w:p>
        </w:tc>
      </w:tr>
      <w:tr w:rsidR="00B51855" w:rsidRPr="00314EDA" w14:paraId="0E2F3585" w14:textId="77777777" w:rsidTr="00B51855">
        <w:trPr>
          <w:jc w:val="center"/>
        </w:trPr>
        <w:tc>
          <w:tcPr>
            <w:tcW w:w="2130" w:type="pct"/>
          </w:tcPr>
          <w:p w14:paraId="02C73F2A" w14:textId="77777777" w:rsidR="00B51855" w:rsidRPr="00314ED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>Опасности, возникающие при пренебрежении эргонометрическими принципами</w:t>
            </w:r>
          </w:p>
        </w:tc>
        <w:tc>
          <w:tcPr>
            <w:tcW w:w="2870" w:type="pct"/>
          </w:tcPr>
          <w:p w14:paraId="30CEF239" w14:textId="77777777" w:rsidR="00B51855" w:rsidRPr="00314ED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 xml:space="preserve">при неправильной конструкции, расположении </w:t>
            </w:r>
          </w:p>
        </w:tc>
      </w:tr>
      <w:tr w:rsidR="00B51855" w:rsidRPr="00314EDA" w14:paraId="662C6940" w14:textId="77777777" w:rsidTr="00B51855">
        <w:trPr>
          <w:jc w:val="center"/>
        </w:trPr>
        <w:tc>
          <w:tcPr>
            <w:tcW w:w="2130" w:type="pct"/>
          </w:tcPr>
          <w:p w14:paraId="4424DFB8" w14:textId="77777777" w:rsidR="00B51855" w:rsidRPr="00314ED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>Опасности, возникающие при работе с высоким давлением</w:t>
            </w:r>
          </w:p>
        </w:tc>
        <w:tc>
          <w:tcPr>
            <w:tcW w:w="2870" w:type="pct"/>
          </w:tcPr>
          <w:p w14:paraId="55A77CB8" w14:textId="51913A29" w:rsidR="00B51855" w:rsidRPr="00314ED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 xml:space="preserve">при некорректных или неверных действиях </w:t>
            </w:r>
            <w:r w:rsidR="005B4F73" w:rsidRPr="00314EDA">
              <w:rPr>
                <w:sz w:val="20"/>
                <w:szCs w:val="20"/>
              </w:rPr>
              <w:t>обслуживающего персонала</w:t>
            </w:r>
            <w:r w:rsidRPr="00314EDA">
              <w:rPr>
                <w:sz w:val="20"/>
                <w:szCs w:val="20"/>
              </w:rPr>
              <w:t>;</w:t>
            </w:r>
          </w:p>
          <w:p w14:paraId="156887BF" w14:textId="77777777" w:rsidR="00B51855" w:rsidRPr="00314ED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>превышение максимально допустимого рабочего давления;</w:t>
            </w:r>
          </w:p>
        </w:tc>
      </w:tr>
      <w:tr w:rsidR="00B51855" w:rsidRPr="00314EDA" w14:paraId="2CD657BD" w14:textId="77777777" w:rsidTr="00B51855">
        <w:trPr>
          <w:jc w:val="center"/>
        </w:trPr>
        <w:tc>
          <w:tcPr>
            <w:tcW w:w="2130" w:type="pct"/>
          </w:tcPr>
          <w:p w14:paraId="50CEA54C" w14:textId="77777777" w:rsidR="00B51855" w:rsidRPr="00314ED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>Опасности, возникающие при ошибочном действии персонала</w:t>
            </w:r>
          </w:p>
        </w:tc>
        <w:tc>
          <w:tcPr>
            <w:tcW w:w="2870" w:type="pct"/>
          </w:tcPr>
          <w:p w14:paraId="22A847C7" w14:textId="777A8B70" w:rsidR="00B51855" w:rsidRPr="00314ED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314EDA">
              <w:rPr>
                <w:sz w:val="20"/>
                <w:szCs w:val="20"/>
              </w:rPr>
              <w:t xml:space="preserve">нарушение </w:t>
            </w:r>
            <w:r w:rsidR="005B4F73" w:rsidRPr="00314EDA">
              <w:rPr>
                <w:sz w:val="20"/>
                <w:szCs w:val="20"/>
              </w:rPr>
              <w:t>правил охраны труда</w:t>
            </w:r>
            <w:r w:rsidRPr="00314EDA">
              <w:rPr>
                <w:sz w:val="20"/>
                <w:szCs w:val="20"/>
              </w:rPr>
              <w:t xml:space="preserve"> при плановом обслуживании и ремонтных работах</w:t>
            </w:r>
          </w:p>
        </w:tc>
      </w:tr>
    </w:tbl>
    <w:p w14:paraId="45DBBCBD" w14:textId="77777777" w:rsidR="00B51855" w:rsidRPr="00B51855" w:rsidRDefault="00B51855" w:rsidP="0004338C">
      <w:pPr>
        <w:pStyle w:val="24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</w:p>
    <w:p w14:paraId="27CCC86B" w14:textId="3C4C12C2" w:rsidR="00C910EE" w:rsidRPr="00463558" w:rsidRDefault="000D388E" w:rsidP="0004338C">
      <w:pPr>
        <w:pStyle w:val="24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  <w:r w:rsidRPr="00463558">
        <w:rPr>
          <w:szCs w:val="24"/>
          <w:lang w:val="ru-RU"/>
        </w:rPr>
        <w:t xml:space="preserve">Безопасность трубопроводов в отношении различных видов опасности, связанных с критическими отказами </w:t>
      </w:r>
      <w:r w:rsidR="00494F9E">
        <w:rPr>
          <w:lang w:val="ru-RU"/>
        </w:rPr>
        <w:t>трубопровода</w:t>
      </w:r>
      <w:r w:rsidRPr="00463558">
        <w:rPr>
          <w:szCs w:val="24"/>
          <w:lang w:val="ru-RU"/>
        </w:rPr>
        <w:t>, обеспечена:</w:t>
      </w:r>
    </w:p>
    <w:p w14:paraId="5306FE53" w14:textId="77777777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 w:rsidRPr="00463558">
        <w:rPr>
          <w:b/>
          <w:bCs/>
        </w:rPr>
        <w:t>- механическая безопасность:</w:t>
      </w:r>
    </w:p>
    <w:p w14:paraId="328FB3D9" w14:textId="662B36F6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а) применением материалов деталей </w:t>
      </w:r>
      <w:r w:rsidR="00174BA2">
        <w:t>трубопровода</w:t>
      </w:r>
      <w:r w:rsidRPr="00463558">
        <w:t>, выбранных с учетом параметров и условий эксплуатации, а также с</w:t>
      </w:r>
      <w:r w:rsidR="00F93023" w:rsidRPr="00463558">
        <w:t xml:space="preserve"> </w:t>
      </w:r>
      <w:r w:rsidRPr="00463558">
        <w:t>учетом опасности, исходящей от рабочей среды;</w:t>
      </w:r>
    </w:p>
    <w:p w14:paraId="04F3514E" w14:textId="418D646B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б) проведением расчетов на прочность с использованием верифицированных программ и обеспечением необходимых запасов прочности для конструкции </w:t>
      </w:r>
      <w:r w:rsidR="00174BA2">
        <w:t>трубопровода</w:t>
      </w:r>
      <w:r w:rsidR="00174BA2" w:rsidRPr="00463558">
        <w:t xml:space="preserve"> </w:t>
      </w:r>
      <w:r w:rsidRPr="00463558">
        <w:t>с учетом условий его эксплуатации (рабочих давлений, температуры рабочей среды, климатических условий, возможного эрозионного и коррозионного воздействия рабочей среды, сейсмических и других</w:t>
      </w:r>
      <w:r w:rsidR="00F93023" w:rsidRPr="00463558">
        <w:t xml:space="preserve"> </w:t>
      </w:r>
      <w:r w:rsidRPr="00463558">
        <w:t>внешних воздействий);</w:t>
      </w:r>
    </w:p>
    <w:p w14:paraId="086BD7E6" w14:textId="10255248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в) применением узлов и деталей, </w:t>
      </w:r>
      <w:r w:rsidR="00F93023" w:rsidRPr="00463558">
        <w:t>апробированных</w:t>
      </w:r>
      <w:r w:rsidRPr="00463558">
        <w:t xml:space="preserve"> и подтвержденных испытаниями конструктивных решений;</w:t>
      </w:r>
    </w:p>
    <w:p w14:paraId="53288B98" w14:textId="3111FE36" w:rsidR="009058C7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г) герметичностью относительно внешней среды;</w:t>
      </w:r>
    </w:p>
    <w:p w14:paraId="67FD00EE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термическая безопасность:</w:t>
      </w:r>
    </w:p>
    <w:p w14:paraId="70199216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герметичностью относительно внешней среды;</w:t>
      </w:r>
    </w:p>
    <w:p w14:paraId="2D0BDA96" w14:textId="594C356D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проведением сборки/монтажа в соответствии с регламентируемыми процедурами;</w:t>
      </w:r>
    </w:p>
    <w:p w14:paraId="3ACD7AB8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химическая безопасность:</w:t>
      </w:r>
    </w:p>
    <w:p w14:paraId="77E9B098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герметичностью относительно внешней среды;</w:t>
      </w:r>
    </w:p>
    <w:p w14:paraId="41FDB3FB" w14:textId="36436EDF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выбором запасов прочности с учетом скорости коррозии материалов деталей, находящихся под давлением и в контакте с рабочей средой;</w:t>
      </w:r>
    </w:p>
    <w:p w14:paraId="25B00EFB" w14:textId="4ABAB73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lastRenderedPageBreak/>
        <w:t>в) подтверждением прочности и плотности материалов, сварных швов и соединений испытаниями;</w:t>
      </w:r>
    </w:p>
    <w:p w14:paraId="6E3B7F02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пожарная безопасность:</w:t>
      </w:r>
    </w:p>
    <w:p w14:paraId="7B846908" w14:textId="2A76A9D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применением в конструкции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огнестойких материалов;</w:t>
      </w:r>
    </w:p>
    <w:p w14:paraId="1A521ECF" w14:textId="1EB9F6BF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герметичностью относительно внешней среды;</w:t>
      </w:r>
    </w:p>
    <w:p w14:paraId="5F3BD25B" w14:textId="1B45DF2C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в) проведением специальных испытаний на огнестойкость;</w:t>
      </w:r>
    </w:p>
    <w:p w14:paraId="32D7F12A" w14:textId="24D9F299" w:rsidR="000D388E" w:rsidRPr="00463558" w:rsidRDefault="00F93023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  <w:lang w:val="ru-RU"/>
        </w:rPr>
        <w:t xml:space="preserve">- </w:t>
      </w:r>
      <w:r w:rsidR="000D388E" w:rsidRPr="00463558">
        <w:rPr>
          <w:b/>
          <w:bCs/>
          <w:szCs w:val="24"/>
        </w:rPr>
        <w:t>промышленная безопасность:</w:t>
      </w:r>
    </w:p>
    <w:p w14:paraId="1CFEDE92" w14:textId="5C2D71A9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проектирование </w:t>
      </w:r>
      <w:r w:rsidR="00174BA2">
        <w:rPr>
          <w:szCs w:val="24"/>
          <w:lang w:val="ru-RU"/>
        </w:rPr>
        <w:t>трубопровода</w:t>
      </w:r>
      <w:r w:rsidR="00174BA2" w:rsidRPr="00463558">
        <w:rPr>
          <w:szCs w:val="24"/>
        </w:rPr>
        <w:t xml:space="preserve"> </w:t>
      </w:r>
      <w:r w:rsidRPr="00463558">
        <w:rPr>
          <w:szCs w:val="24"/>
        </w:rPr>
        <w:t xml:space="preserve">в соответствии с функциональным назначением и с учетом нагрузок, которые могут возникнуть при </w:t>
      </w:r>
      <w:r w:rsidR="00174BA2">
        <w:rPr>
          <w:szCs w:val="24"/>
          <w:lang w:val="ru-RU"/>
        </w:rPr>
        <w:t>его</w:t>
      </w:r>
      <w:r w:rsidR="00174BA2" w:rsidRPr="00463558">
        <w:rPr>
          <w:szCs w:val="24"/>
        </w:rPr>
        <w:t xml:space="preserve"> </w:t>
      </w:r>
      <w:r w:rsidRPr="00463558">
        <w:rPr>
          <w:szCs w:val="24"/>
        </w:rPr>
        <w:t xml:space="preserve">эксплуатации, установлением требований к надежности и безопасности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с учетом обеспечения надежности и безопасности систем, в которых они будут эксплуатироваться;</w:t>
      </w:r>
    </w:p>
    <w:p w14:paraId="78AD52B7" w14:textId="5E50D809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разработкой </w:t>
      </w:r>
      <w:r w:rsidR="00F93023" w:rsidRPr="00463558">
        <w:rPr>
          <w:szCs w:val="24"/>
          <w:lang w:val="ru-RU"/>
        </w:rPr>
        <w:t>эксплуатационной документации</w:t>
      </w:r>
      <w:r w:rsidRPr="00463558">
        <w:rPr>
          <w:szCs w:val="24"/>
        </w:rPr>
        <w:t>;</w:t>
      </w:r>
    </w:p>
    <w:p w14:paraId="1B5E918C" w14:textId="4D68EB66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в) установлением в </w:t>
      </w:r>
      <w:r w:rsidR="00BD6F38" w:rsidRPr="00463558">
        <w:rPr>
          <w:szCs w:val="24"/>
          <w:lang w:val="ru-RU"/>
        </w:rPr>
        <w:t>эксплуатационной документации</w:t>
      </w:r>
      <w:r w:rsidRPr="00463558">
        <w:rPr>
          <w:szCs w:val="24"/>
        </w:rPr>
        <w:t xml:space="preserve"> показателей, характеризующих безопасность для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, отказы которых в условиях эксплуатации классифицируются как критические;</w:t>
      </w:r>
    </w:p>
    <w:p w14:paraId="72BECC30" w14:textId="5D8EC089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г) введением в </w:t>
      </w:r>
      <w:r w:rsidR="00BD6F38" w:rsidRPr="00463558">
        <w:rPr>
          <w:szCs w:val="24"/>
        </w:rPr>
        <w:t xml:space="preserve">эксплуатационной документации </w:t>
      </w:r>
      <w:r w:rsidRPr="00463558">
        <w:rPr>
          <w:szCs w:val="24"/>
        </w:rPr>
        <w:t>перечня возможных критических отказов и критериев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предельных состояний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;</w:t>
      </w:r>
    </w:p>
    <w:p w14:paraId="1CAC4866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д) наличием обязательных знаков маркировки;</w:t>
      </w:r>
    </w:p>
    <w:p w14:paraId="088D822B" w14:textId="2E24863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е) проведением испытаний;</w:t>
      </w:r>
    </w:p>
    <w:p w14:paraId="760E19F5" w14:textId="6FA858CE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ж) уровнем технологических процессов изготовления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и систем производственного контроля, обеспечивающим требуемые показатели безотказности;</w:t>
      </w:r>
    </w:p>
    <w:p w14:paraId="1606D1C1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з) организацией и осуществлением производственного контроля;</w:t>
      </w:r>
    </w:p>
    <w:p w14:paraId="1EA9956F" w14:textId="479130CC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и) эксплуатацией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 xml:space="preserve">в соответствии с требованиями </w:t>
      </w:r>
      <w:r w:rsidR="00F93023" w:rsidRPr="00463558">
        <w:rPr>
          <w:szCs w:val="24"/>
          <w:lang w:val="ru-RU"/>
        </w:rPr>
        <w:t>нормативной</w:t>
      </w:r>
      <w:r w:rsidRPr="00463558">
        <w:rPr>
          <w:szCs w:val="24"/>
        </w:rPr>
        <w:t xml:space="preserve"> и </w:t>
      </w:r>
      <w:r w:rsidR="00F93023" w:rsidRPr="00463558">
        <w:rPr>
          <w:szCs w:val="24"/>
          <w:lang w:val="ru-RU"/>
        </w:rPr>
        <w:t>эксплуатационной документации</w:t>
      </w:r>
      <w:r w:rsidRPr="00463558">
        <w:rPr>
          <w:szCs w:val="24"/>
        </w:rPr>
        <w:t>;</w:t>
      </w:r>
    </w:p>
    <w:p w14:paraId="50EFD0ED" w14:textId="6C4AC6FB" w:rsidR="00BD6F38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к) предоставлением </w:t>
      </w:r>
      <w:r w:rsidR="00E44746">
        <w:rPr>
          <w:szCs w:val="24"/>
          <w:lang w:val="ru-RU"/>
        </w:rPr>
        <w:t>обслуживающему персоналу</w:t>
      </w:r>
      <w:r w:rsidRPr="00463558">
        <w:rPr>
          <w:szCs w:val="24"/>
        </w:rPr>
        <w:t xml:space="preserve"> информации о материальном составе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, выполненных видах термической обработки, проведенных гидравлических,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пневматических и механических испытаниях и неразрушающего контроля;</w:t>
      </w:r>
    </w:p>
    <w:p w14:paraId="74D6FC62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радиационная безопасность:</w:t>
      </w:r>
    </w:p>
    <w:p w14:paraId="769D41A5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герметичностью относительно внешней среды;</w:t>
      </w:r>
    </w:p>
    <w:p w14:paraId="604C1033" w14:textId="7828DB80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выбором запасов прочности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по расчету с учетом скорости коррозии материалов деталей, находящихся под давлением и в контакте с рабочей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средой.</w:t>
      </w:r>
    </w:p>
    <w:p w14:paraId="7601553F" w14:textId="77777777" w:rsidR="00EB5B05" w:rsidRDefault="00EB5B05">
      <w:pPr>
        <w:spacing w:line="240" w:lineRule="auto"/>
        <w:ind w:firstLine="0"/>
        <w:jc w:val="left"/>
        <w:rPr>
          <w:b/>
          <w:lang w:eastAsia="x-none"/>
        </w:rPr>
      </w:pPr>
      <w:r>
        <w:rPr>
          <w:b/>
        </w:rPr>
        <w:br w:type="page"/>
      </w:r>
    </w:p>
    <w:p w14:paraId="628F4A0A" w14:textId="12C3A0ED" w:rsidR="000D388E" w:rsidRPr="00153C19" w:rsidRDefault="00B87FF3" w:rsidP="00B87FF3">
      <w:pPr>
        <w:pStyle w:val="24"/>
        <w:tabs>
          <w:tab w:val="left" w:pos="1418"/>
          <w:tab w:val="left" w:pos="1560"/>
          <w:tab w:val="left" w:pos="2394"/>
        </w:tabs>
        <w:ind w:left="709" w:firstLine="0"/>
        <w:contextualSpacing/>
        <w:rPr>
          <w:b/>
          <w:szCs w:val="24"/>
        </w:rPr>
      </w:pPr>
      <w:r>
        <w:rPr>
          <w:b/>
          <w:szCs w:val="24"/>
          <w:lang w:val="ru-RU"/>
        </w:rPr>
        <w:lastRenderedPageBreak/>
        <w:t xml:space="preserve">5.1 </w:t>
      </w:r>
      <w:r w:rsidR="000D388E" w:rsidRPr="00153C19">
        <w:rPr>
          <w:b/>
          <w:szCs w:val="24"/>
        </w:rPr>
        <w:t xml:space="preserve">Безопасность </w:t>
      </w:r>
      <w:r w:rsidR="00A57EBC" w:rsidRPr="00153C19">
        <w:rPr>
          <w:b/>
          <w:szCs w:val="24"/>
          <w:lang w:val="ru-RU"/>
        </w:rPr>
        <w:t>трубопроводов</w:t>
      </w:r>
      <w:r w:rsidR="000D388E" w:rsidRPr="00153C19">
        <w:rPr>
          <w:b/>
          <w:szCs w:val="24"/>
        </w:rPr>
        <w:t xml:space="preserve"> в отношении различных видов опасности, не связанных с отказами, обеспечена:</w:t>
      </w:r>
    </w:p>
    <w:p w14:paraId="7315DDF8" w14:textId="7B7F6A91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механическая безопасность:</w:t>
      </w:r>
    </w:p>
    <w:p w14:paraId="3D4D49BD" w14:textId="377269C0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отсутствием на наружных поверхностях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острых выступающих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частей и кромок;</w:t>
      </w:r>
    </w:p>
    <w:p w14:paraId="62283DDA" w14:textId="7B9B9A9A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креплением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для защиты от срыва или смещения;</w:t>
      </w:r>
    </w:p>
    <w:p w14:paraId="60E0F2F6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термическая безопасность:</w:t>
      </w:r>
    </w:p>
    <w:p w14:paraId="64063F1C" w14:textId="55379205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термоизоляцией </w:t>
      </w:r>
      <w:r w:rsidR="00BC0E4C" w:rsidRPr="00463558">
        <w:rPr>
          <w:szCs w:val="24"/>
          <w:lang w:val="ru-RU"/>
        </w:rPr>
        <w:t>трубопроводов</w:t>
      </w:r>
      <w:r w:rsidRPr="00463558">
        <w:rPr>
          <w:szCs w:val="24"/>
        </w:rPr>
        <w:t xml:space="preserve"> или установкой ограждений; использованием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средств индивидуальной защиты обслуживающего персонала - для </w:t>
      </w:r>
      <w:r w:rsidR="00494F9E">
        <w:rPr>
          <w:lang w:val="ru-RU"/>
        </w:rPr>
        <w:t>трубопроводов</w:t>
      </w:r>
      <w:r w:rsidRPr="00463558">
        <w:rPr>
          <w:szCs w:val="24"/>
        </w:rPr>
        <w:t>, устанавливаемых в обслуживаемом помещении, с температурой рабочей среды выше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50 °С или ниже минус 40 °С;</w:t>
      </w:r>
    </w:p>
    <w:p w14:paraId="4A5CFEAD" w14:textId="533B7F4B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конструктивным исполнением, обеспечивающим снижение температуры</w:t>
      </w:r>
      <w:r w:rsidR="00F93023" w:rsidRPr="00463558">
        <w:rPr>
          <w:szCs w:val="24"/>
          <w:lang w:val="ru-RU"/>
        </w:rPr>
        <w:t xml:space="preserve">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 xml:space="preserve">в местах возможного контакта при обслуживании. Температура металлических поверхностей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при наличии возможного (непреднамеренного) контакта открытого участка кожи с ними должна быть не ниже 4 °С и не выше 40 °С;</w:t>
      </w:r>
    </w:p>
    <w:p w14:paraId="6CA31B5F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химическая безопасность:</w:t>
      </w:r>
    </w:p>
    <w:p w14:paraId="493E327D" w14:textId="5ED553B5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выбором материалов, применяемых для изготовления деталей и узлов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, которые не выделяют вредных химических веществ в опасных концентрациях при нормальных условиях эксплуатации и в проектных аварийных ситуациях;</w:t>
      </w:r>
    </w:p>
    <w:p w14:paraId="62A31271" w14:textId="27C9C146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промывкой и применением средств защиты персонала в процессе технического обслуживания, ремонта и утилизации </w:t>
      </w:r>
      <w:r w:rsidR="00BD6F38" w:rsidRPr="00463558">
        <w:rPr>
          <w:szCs w:val="24"/>
          <w:lang w:val="ru-RU"/>
        </w:rPr>
        <w:t>трубопроводов</w:t>
      </w:r>
      <w:r w:rsidRPr="00463558">
        <w:rPr>
          <w:szCs w:val="24"/>
        </w:rPr>
        <w:t>;</w:t>
      </w:r>
    </w:p>
    <w:p w14:paraId="250772A9" w14:textId="7777777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защита от шума:</w:t>
      </w:r>
    </w:p>
    <w:p w14:paraId="4064D007" w14:textId="00B20DF0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конструктивным исполнением, снижающим в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максимально возможной степени шум, возникающий при прохождении потока рабочей среды через </w:t>
      </w:r>
      <w:r w:rsidR="00BC0E4C" w:rsidRPr="00463558">
        <w:rPr>
          <w:szCs w:val="24"/>
          <w:lang w:val="ru-RU"/>
        </w:rPr>
        <w:t>трубопровод</w:t>
      </w:r>
      <w:r w:rsidRPr="00463558">
        <w:rPr>
          <w:szCs w:val="24"/>
        </w:rPr>
        <w:t>;</w:t>
      </w:r>
    </w:p>
    <w:p w14:paraId="768D6B4A" w14:textId="7B53A50E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применением шумопоглощающей звукоизоляции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;</w:t>
      </w:r>
    </w:p>
    <w:p w14:paraId="06D0D71E" w14:textId="77553BA0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в) использованием средств шумопоглощающей звукоизоляции помещений,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в которых эксплуатируются </w:t>
      </w:r>
      <w:r w:rsidR="00494F9E">
        <w:rPr>
          <w:lang w:val="ru-RU"/>
        </w:rPr>
        <w:t>трубопроводы</w:t>
      </w:r>
      <w:r w:rsidRPr="00463558">
        <w:rPr>
          <w:szCs w:val="24"/>
        </w:rPr>
        <w:t>, и средств индивидуальной защиты обслуживающего персонала;</w:t>
      </w:r>
    </w:p>
    <w:p w14:paraId="05587810" w14:textId="5FE485A7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защита от вибрации:</w:t>
      </w:r>
    </w:p>
    <w:p w14:paraId="34B0F71E" w14:textId="7DA4FCEB" w:rsidR="00E21551" w:rsidRPr="00463558" w:rsidRDefault="00F93023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применением устройств, поглощающих вибрацию;</w:t>
      </w:r>
    </w:p>
    <w:p w14:paraId="7E2D6F05" w14:textId="7A75BF5B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радиационная безопасность:</w:t>
      </w:r>
    </w:p>
    <w:p w14:paraId="300907EE" w14:textId="19840864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выбором нерадиоактивных материалов для деталей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;</w:t>
      </w:r>
    </w:p>
    <w:p w14:paraId="4907D4DA" w14:textId="1372CAAA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дезактивацией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 xml:space="preserve">при его ремонте и утилизации и максимально </w:t>
      </w:r>
      <w:r w:rsidR="00174BA2">
        <w:rPr>
          <w:szCs w:val="24"/>
          <w:lang w:val="ru-RU"/>
        </w:rPr>
        <w:t>возможным</w:t>
      </w:r>
      <w:r w:rsidR="00174BA2" w:rsidRPr="00463558">
        <w:rPr>
          <w:szCs w:val="24"/>
        </w:rPr>
        <w:t xml:space="preserve"> </w:t>
      </w:r>
      <w:r w:rsidRPr="00463558">
        <w:rPr>
          <w:szCs w:val="24"/>
        </w:rPr>
        <w:t>удалением дезактивирующих растворов при наружной дезактивации;</w:t>
      </w:r>
    </w:p>
    <w:p w14:paraId="07D3A660" w14:textId="3E9B91E9" w:rsidR="000D388E" w:rsidRPr="00463558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lastRenderedPageBreak/>
        <w:t xml:space="preserve">в) применением средств защиты персонала в процессе технического обслуживания, ремонта и утилизации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.</w:t>
      </w:r>
    </w:p>
    <w:p w14:paraId="317441C4" w14:textId="486B8B8F" w:rsidR="005B4F73" w:rsidRPr="00725F3C" w:rsidRDefault="005B4F73" w:rsidP="005B4F73">
      <w:pPr>
        <w:pStyle w:val="24"/>
        <w:tabs>
          <w:tab w:val="clear" w:pos="567"/>
          <w:tab w:val="left" w:pos="1418"/>
        </w:tabs>
        <w:ind w:firstLine="851"/>
        <w:contextualSpacing/>
        <w:rPr>
          <w:lang w:val="ru-RU"/>
        </w:rPr>
      </w:pPr>
      <w:r w:rsidRPr="00725F3C">
        <w:t xml:space="preserve">В результате проектирования </w:t>
      </w:r>
      <w:r>
        <w:rPr>
          <w:lang w:val="ru-RU"/>
        </w:rPr>
        <w:t>трубопровода</w:t>
      </w:r>
      <w:r w:rsidRPr="00725F3C">
        <w:rPr>
          <w:lang w:val="ru-RU"/>
        </w:rPr>
        <w:t xml:space="preserve"> </w:t>
      </w:r>
      <w:r w:rsidRPr="00725F3C">
        <w:t xml:space="preserve">категории риска по всем видам опасностей, идентифицированных в </w:t>
      </w:r>
      <w:r>
        <w:rPr>
          <w:lang w:val="ru-RU"/>
        </w:rPr>
        <w:t>настоящем обосновании безопасности</w:t>
      </w:r>
      <w:r w:rsidRPr="00725F3C">
        <w:t xml:space="preserve">, снижена. В таблице </w:t>
      </w:r>
      <w:r>
        <w:rPr>
          <w:lang w:val="ru-RU"/>
        </w:rPr>
        <w:t>4</w:t>
      </w:r>
      <w:r w:rsidRPr="00725F3C">
        <w:t xml:space="preserve"> приведено перераспределение категорий риска опасности после проектирования </w:t>
      </w:r>
      <w:r>
        <w:rPr>
          <w:lang w:val="ru-RU"/>
        </w:rPr>
        <w:t>трубопровода</w:t>
      </w:r>
      <w:r w:rsidRPr="00725F3C">
        <w:t xml:space="preserve"> и с учетом выполнения </w:t>
      </w:r>
      <w:r>
        <w:rPr>
          <w:lang w:val="ru-RU"/>
        </w:rPr>
        <w:t>обслуживающим персоналом</w:t>
      </w:r>
      <w:r w:rsidRPr="00725F3C">
        <w:t xml:space="preserve"> требований </w:t>
      </w:r>
      <w:r>
        <w:rPr>
          <w:lang w:val="ru-RU"/>
        </w:rPr>
        <w:t>охраны труда</w:t>
      </w:r>
      <w:r w:rsidRPr="00725F3C">
        <w:t>, установленных производителем в эксплуатационной документации.</w:t>
      </w:r>
    </w:p>
    <w:p w14:paraId="540BC4A8" w14:textId="462D6471" w:rsidR="005B4F73" w:rsidRPr="00725F3C" w:rsidRDefault="005B4F73" w:rsidP="003A618A">
      <w:pPr>
        <w:pStyle w:val="24"/>
        <w:tabs>
          <w:tab w:val="clear" w:pos="567"/>
          <w:tab w:val="left" w:pos="1418"/>
        </w:tabs>
        <w:ind w:firstLine="0"/>
        <w:contextualSpacing/>
        <w:rPr>
          <w:lang w:val="ru-RU"/>
        </w:rPr>
      </w:pPr>
      <w:bookmarkStart w:id="40" w:name="_Hlk46491138"/>
      <w:r w:rsidRPr="00725F3C">
        <w:rPr>
          <w:lang w:val="ru-RU"/>
        </w:rPr>
        <w:t>Таблица</w:t>
      </w:r>
      <w:r>
        <w:rPr>
          <w:lang w:val="ru-RU"/>
        </w:rPr>
        <w:t xml:space="preserve"> 4</w:t>
      </w:r>
      <w:r w:rsidR="00DD66D5">
        <w:rPr>
          <w:lang w:val="ru-RU"/>
        </w:rPr>
        <w:t xml:space="preserve"> – Распределение степени риска для опасного события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2268"/>
        <w:gridCol w:w="2268"/>
        <w:gridCol w:w="1871"/>
      </w:tblGrid>
      <w:tr w:rsidR="005B4F73" w:rsidRPr="00314EDA" w14:paraId="074E8EE6" w14:textId="77777777" w:rsidTr="005E7F6C">
        <w:trPr>
          <w:tblHeader/>
        </w:trPr>
        <w:tc>
          <w:tcPr>
            <w:tcW w:w="3227" w:type="dxa"/>
            <w:shd w:val="clear" w:color="auto" w:fill="auto"/>
          </w:tcPr>
          <w:bookmarkEnd w:id="40"/>
          <w:p w14:paraId="628453AB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Наименование опасности, опасного события и последствия</w:t>
            </w:r>
          </w:p>
        </w:tc>
        <w:tc>
          <w:tcPr>
            <w:tcW w:w="2268" w:type="dxa"/>
            <w:shd w:val="clear" w:color="auto" w:fill="auto"/>
          </w:tcPr>
          <w:p w14:paraId="098AC3E1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Вероятность возникновения опасного события</w:t>
            </w:r>
          </w:p>
        </w:tc>
        <w:tc>
          <w:tcPr>
            <w:tcW w:w="2268" w:type="dxa"/>
            <w:shd w:val="clear" w:color="auto" w:fill="auto"/>
          </w:tcPr>
          <w:p w14:paraId="2B8952C6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Ожидаемая тяжесть последствия</w:t>
            </w:r>
          </w:p>
        </w:tc>
        <w:tc>
          <w:tcPr>
            <w:tcW w:w="1871" w:type="dxa"/>
            <w:shd w:val="clear" w:color="auto" w:fill="auto"/>
          </w:tcPr>
          <w:p w14:paraId="4E394D12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Степень риска</w:t>
            </w:r>
          </w:p>
        </w:tc>
      </w:tr>
      <w:tr w:rsidR="005B4F73" w:rsidRPr="00314EDA" w14:paraId="7EA9DD12" w14:textId="77777777" w:rsidTr="005E7F6C">
        <w:tc>
          <w:tcPr>
            <w:tcW w:w="3227" w:type="dxa"/>
            <w:shd w:val="clear" w:color="auto" w:fill="auto"/>
            <w:vAlign w:val="center"/>
          </w:tcPr>
          <w:p w14:paraId="6BCCBB7C" w14:textId="77777777" w:rsidR="005B4F73" w:rsidRPr="00314EDA" w:rsidRDefault="005B4F73" w:rsidP="005B4F73">
            <w:pPr>
              <w:pStyle w:val="24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Механическая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28416B26" w14:textId="77777777" w:rsidR="005B4F73" w:rsidRPr="00314EDA" w:rsidRDefault="005B4F73" w:rsidP="0060501C">
            <w:pPr>
              <w:pStyle w:val="24"/>
              <w:ind w:firstLine="0"/>
              <w:contextualSpacing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70B8683E" w14:textId="77777777" w:rsidR="005B4F73" w:rsidRPr="00314EDA" w:rsidRDefault="005B4F73" w:rsidP="0060501C">
            <w:pPr>
              <w:pStyle w:val="24"/>
              <w:ind w:firstLine="0"/>
              <w:contextualSpacing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6D8411C0" w14:textId="77777777" w:rsidR="005B4F73" w:rsidRPr="00314EDA" w:rsidRDefault="005B4F73" w:rsidP="0060501C">
            <w:pPr>
              <w:pStyle w:val="24"/>
              <w:ind w:firstLine="0"/>
              <w:contextualSpacing/>
              <w:rPr>
                <w:sz w:val="20"/>
                <w:lang w:val="ru-RU"/>
              </w:rPr>
            </w:pPr>
          </w:p>
        </w:tc>
      </w:tr>
      <w:tr w:rsidR="005B4F73" w:rsidRPr="00314EDA" w14:paraId="7A3DF366" w14:textId="77777777" w:rsidTr="005E7F6C">
        <w:tc>
          <w:tcPr>
            <w:tcW w:w="3227" w:type="dxa"/>
            <w:shd w:val="clear" w:color="auto" w:fill="auto"/>
            <w:vAlign w:val="center"/>
          </w:tcPr>
          <w:p w14:paraId="5592F226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Защемление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1608A54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A768EB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0470E641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</w:tr>
      <w:tr w:rsidR="005B4F73" w:rsidRPr="00314EDA" w14:paraId="30FFDC60" w14:textId="77777777" w:rsidTr="005E7F6C">
        <w:tc>
          <w:tcPr>
            <w:tcW w:w="3227" w:type="dxa"/>
            <w:shd w:val="clear" w:color="auto" w:fill="auto"/>
            <w:vAlign w:val="center"/>
          </w:tcPr>
          <w:p w14:paraId="35AF7B34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Порез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164A24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A270F28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477D67B1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</w:tr>
      <w:tr w:rsidR="005B4F73" w:rsidRPr="00314EDA" w14:paraId="55B7518E" w14:textId="77777777" w:rsidTr="005E7F6C">
        <w:tc>
          <w:tcPr>
            <w:tcW w:w="3227" w:type="dxa"/>
            <w:shd w:val="clear" w:color="auto" w:fill="auto"/>
            <w:vAlign w:val="center"/>
          </w:tcPr>
          <w:p w14:paraId="62B61801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Разрушение детали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EC3C2FD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71C61F1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тяжелая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56E6221B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катастрофическая</w:t>
            </w:r>
          </w:p>
        </w:tc>
      </w:tr>
      <w:tr w:rsidR="005B4F73" w:rsidRPr="00314EDA" w14:paraId="4B0C4079" w14:textId="77777777" w:rsidTr="005E7F6C">
        <w:tc>
          <w:tcPr>
            <w:tcW w:w="3227" w:type="dxa"/>
            <w:shd w:val="clear" w:color="auto" w:fill="auto"/>
            <w:vAlign w:val="center"/>
          </w:tcPr>
          <w:p w14:paraId="74C09611" w14:textId="77777777" w:rsidR="005B4F73" w:rsidRPr="00314EDA" w:rsidRDefault="005B4F73" w:rsidP="005B4F73">
            <w:pPr>
              <w:pStyle w:val="24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Термическая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1B49F015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7E8C0A4D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5D742069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</w:tr>
      <w:tr w:rsidR="005B4F73" w:rsidRPr="00314EDA" w14:paraId="14839648" w14:textId="77777777" w:rsidTr="005E7F6C">
        <w:tc>
          <w:tcPr>
            <w:tcW w:w="3227" w:type="dxa"/>
            <w:shd w:val="clear" w:color="auto" w:fill="auto"/>
            <w:vAlign w:val="center"/>
          </w:tcPr>
          <w:p w14:paraId="3012441D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Ожог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7CBE46D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40705E8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4C7A8D17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</w:tr>
      <w:tr w:rsidR="005B4F73" w:rsidRPr="00314EDA" w14:paraId="25FE92F7" w14:textId="77777777" w:rsidTr="005E7F6C">
        <w:tc>
          <w:tcPr>
            <w:tcW w:w="3227" w:type="dxa"/>
            <w:shd w:val="clear" w:color="auto" w:fill="auto"/>
            <w:vAlign w:val="center"/>
          </w:tcPr>
          <w:p w14:paraId="1729035A" w14:textId="77777777" w:rsidR="005B4F73" w:rsidRPr="00314EDA" w:rsidRDefault="005B4F73" w:rsidP="005B4F73">
            <w:pPr>
              <w:pStyle w:val="24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Химическая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1B725A35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0CFB53D0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20CAFAA7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</w:tr>
      <w:tr w:rsidR="005B4F73" w:rsidRPr="00314EDA" w14:paraId="5B6EA7BE" w14:textId="77777777" w:rsidTr="005E7F6C">
        <w:tc>
          <w:tcPr>
            <w:tcW w:w="3227" w:type="dxa"/>
            <w:shd w:val="clear" w:color="auto" w:fill="auto"/>
            <w:vAlign w:val="center"/>
          </w:tcPr>
          <w:p w14:paraId="3258CD59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Отравление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CA8AFA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C4262C6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9D42A7B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</w:tr>
      <w:tr w:rsidR="005B4F73" w:rsidRPr="00314EDA" w14:paraId="2FEB5FF1" w14:textId="77777777" w:rsidTr="005E7F6C">
        <w:tc>
          <w:tcPr>
            <w:tcW w:w="3227" w:type="dxa"/>
            <w:shd w:val="clear" w:color="auto" w:fill="auto"/>
            <w:vAlign w:val="center"/>
          </w:tcPr>
          <w:p w14:paraId="3F2615FD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Химический ожог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3266F51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489392F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F63BA34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пренебрежимая</w:t>
            </w:r>
          </w:p>
        </w:tc>
      </w:tr>
      <w:tr w:rsidR="005B4F73" w:rsidRPr="00314EDA" w14:paraId="36BD8A30" w14:textId="77777777" w:rsidTr="005E7F6C">
        <w:tc>
          <w:tcPr>
            <w:tcW w:w="3227" w:type="dxa"/>
            <w:shd w:val="clear" w:color="auto" w:fill="auto"/>
            <w:vAlign w:val="center"/>
          </w:tcPr>
          <w:p w14:paraId="73CC6E8C" w14:textId="77777777" w:rsidR="005B4F73" w:rsidRPr="00314EDA" w:rsidRDefault="005B4F73" w:rsidP="005B4F73">
            <w:pPr>
              <w:pStyle w:val="24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Электрическая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04B9F470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CE31EAA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601C3F84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</w:tr>
      <w:tr w:rsidR="005B4F73" w:rsidRPr="00314EDA" w14:paraId="6211CA33" w14:textId="77777777" w:rsidTr="005E7F6C">
        <w:tc>
          <w:tcPr>
            <w:tcW w:w="3227" w:type="dxa"/>
            <w:shd w:val="clear" w:color="auto" w:fill="auto"/>
            <w:vAlign w:val="center"/>
          </w:tcPr>
          <w:p w14:paraId="206B281C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Поражение электрическим током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9EE7763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C66FA2A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597F7FE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низкая</w:t>
            </w:r>
          </w:p>
        </w:tc>
      </w:tr>
      <w:tr w:rsidR="005B4F73" w:rsidRPr="00314EDA" w14:paraId="3EA62A47" w14:textId="77777777" w:rsidTr="005E7F6C">
        <w:tc>
          <w:tcPr>
            <w:tcW w:w="3227" w:type="dxa"/>
            <w:shd w:val="clear" w:color="auto" w:fill="auto"/>
            <w:vAlign w:val="center"/>
          </w:tcPr>
          <w:p w14:paraId="5F86FB57" w14:textId="77777777" w:rsidR="005B4F73" w:rsidRPr="00314EDA" w:rsidRDefault="005B4F73" w:rsidP="005B4F73">
            <w:pPr>
              <w:pStyle w:val="24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Короткое замыкание - невыполнение функций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8651943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9870551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легкая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0BE3D66F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низкая</w:t>
            </w:r>
          </w:p>
        </w:tc>
      </w:tr>
      <w:tr w:rsidR="005B4F73" w:rsidRPr="00314EDA" w14:paraId="2DD33DB9" w14:textId="77777777" w:rsidTr="005E7F6C">
        <w:tc>
          <w:tcPr>
            <w:tcW w:w="3227" w:type="dxa"/>
            <w:shd w:val="clear" w:color="auto" w:fill="auto"/>
            <w:vAlign w:val="center"/>
          </w:tcPr>
          <w:p w14:paraId="07B0CA5A" w14:textId="77777777" w:rsidR="005B4F73" w:rsidRPr="00314EDA" w:rsidRDefault="005B4F73" w:rsidP="005B4F73">
            <w:pPr>
              <w:pStyle w:val="24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314EDA">
              <w:rPr>
                <w:b/>
                <w:sz w:val="20"/>
                <w:lang w:val="ru-RU"/>
              </w:rPr>
              <w:t>Пожароопасность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44F8908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A48C370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47E56C2" w14:textId="77777777" w:rsidR="005B4F73" w:rsidRPr="00314EDA" w:rsidRDefault="005B4F73" w:rsidP="0060501C">
            <w:pPr>
              <w:pStyle w:val="24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314EDA">
              <w:rPr>
                <w:sz w:val="20"/>
                <w:lang w:val="ru-RU"/>
              </w:rPr>
              <w:t>низкая</w:t>
            </w:r>
          </w:p>
        </w:tc>
      </w:tr>
    </w:tbl>
    <w:p w14:paraId="4F534329" w14:textId="77777777" w:rsidR="005B4F73" w:rsidRDefault="005B4F73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</w:p>
    <w:p w14:paraId="11B4736B" w14:textId="4B712989" w:rsidR="007B40FF" w:rsidRDefault="000D388E" w:rsidP="0004338C">
      <w:pPr>
        <w:pStyle w:val="24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7B40FF">
        <w:rPr>
          <w:szCs w:val="24"/>
        </w:rPr>
        <w:t>Для снижения риска получения обслуживающим персоналом травм</w:t>
      </w:r>
      <w:r w:rsidR="00F93023" w:rsidRPr="007B40FF">
        <w:rPr>
          <w:szCs w:val="24"/>
          <w:lang w:val="ru-RU"/>
        </w:rPr>
        <w:t xml:space="preserve"> </w:t>
      </w:r>
      <w:r w:rsidRPr="007B40FF">
        <w:rPr>
          <w:szCs w:val="24"/>
        </w:rPr>
        <w:t xml:space="preserve">при эксплуатации </w:t>
      </w:r>
      <w:r w:rsidR="003435F2">
        <w:rPr>
          <w:lang w:val="ru-RU"/>
        </w:rPr>
        <w:t>трубопровода</w:t>
      </w:r>
      <w:r w:rsidR="003435F2" w:rsidRPr="00CE3A7E">
        <w:t xml:space="preserve"> </w:t>
      </w:r>
      <w:r w:rsidRPr="007B40FF">
        <w:rPr>
          <w:szCs w:val="24"/>
        </w:rPr>
        <w:t>вывешиваются таблички и наносятся специальные</w:t>
      </w:r>
      <w:r w:rsidR="00F93023" w:rsidRPr="007B40FF">
        <w:rPr>
          <w:szCs w:val="24"/>
          <w:lang w:val="ru-RU"/>
        </w:rPr>
        <w:t xml:space="preserve"> </w:t>
      </w:r>
      <w:r w:rsidRPr="007B40FF">
        <w:rPr>
          <w:szCs w:val="24"/>
        </w:rPr>
        <w:t>надписи, оповещающие обслуживающий персонал о потенциальных угрозах получения травм и методах проведения безопасной работы.</w:t>
      </w:r>
    </w:p>
    <w:p w14:paraId="4323C465" w14:textId="5C68F795" w:rsidR="003562EB" w:rsidRDefault="00CE3A7E" w:rsidP="003562EB">
      <w:r w:rsidRPr="007B40FF">
        <w:rPr>
          <w:color w:val="000000" w:themeColor="text1"/>
        </w:rPr>
        <w:t>Для снижения остаточных рисков п</w:t>
      </w:r>
      <w:r w:rsidR="00CC3FDC" w:rsidRPr="007B40FF">
        <w:rPr>
          <w:color w:val="000000" w:themeColor="text1"/>
        </w:rPr>
        <w:t xml:space="preserve">ерсонал должен </w:t>
      </w:r>
      <w:r w:rsidR="00C22532" w:rsidRPr="007B40FF">
        <w:rPr>
          <w:rStyle w:val="afe"/>
          <w:bCs/>
          <w:i w:val="0"/>
          <w:iCs w:val="0"/>
          <w:color w:val="000000" w:themeColor="text1"/>
          <w:shd w:val="clear" w:color="auto" w:fill="FFFFFF"/>
        </w:rPr>
        <w:t>строго соблюдать требования по охране труда</w:t>
      </w:r>
      <w:r w:rsidR="00C22532" w:rsidRPr="007B40FF">
        <w:rPr>
          <w:color w:val="000000" w:themeColor="text1"/>
          <w:shd w:val="clear" w:color="auto" w:fill="FFFFFF"/>
        </w:rPr>
        <w:t xml:space="preserve">, пожарной безопасности </w:t>
      </w:r>
      <w:r w:rsidRPr="007B40FF">
        <w:rPr>
          <w:color w:val="000000" w:themeColor="text1"/>
          <w:shd w:val="clear" w:color="auto" w:fill="FFFFFF"/>
        </w:rPr>
        <w:t>и требования всех инструкций и руководств производителя и эксплуатирующей и организации</w:t>
      </w:r>
      <w:r w:rsidR="00C22532" w:rsidRPr="007B40FF">
        <w:rPr>
          <w:color w:val="000000" w:themeColor="text1"/>
          <w:shd w:val="clear" w:color="auto" w:fill="FFFFFF"/>
        </w:rPr>
        <w:t>.</w:t>
      </w:r>
      <w:bookmarkEnd w:id="35"/>
      <w:r w:rsidR="00455D91" w:rsidRPr="00463558">
        <w:br w:type="page"/>
      </w:r>
    </w:p>
    <w:p w14:paraId="76460588" w14:textId="045899CC" w:rsidR="003562EB" w:rsidRDefault="00B87FF3" w:rsidP="00E2675F">
      <w:pPr>
        <w:pStyle w:val="1"/>
      </w:pPr>
      <w:bookmarkStart w:id="41" w:name="_Toc46497143"/>
      <w:bookmarkStart w:id="42" w:name="_Hlk46490858"/>
      <w:r>
        <w:lastRenderedPageBreak/>
        <w:t xml:space="preserve">6 </w:t>
      </w:r>
      <w:r w:rsidR="003562EB">
        <w:t xml:space="preserve">СООТВЕТСТВИЕ </w:t>
      </w:r>
      <w:r w:rsidR="00B62825">
        <w:t xml:space="preserve">ТРУБОПРОВОДА </w:t>
      </w:r>
      <w:r w:rsidR="003562EB">
        <w:t>ТРЕБОВАНИЯМ ТЕХНИЧЕСКИХ РЕГЛАМЕНТОВ ТАМОЖЕННОГО СОЮЗА</w:t>
      </w:r>
      <w:bookmarkEnd w:id="41"/>
    </w:p>
    <w:p w14:paraId="6B374513" w14:textId="797CFA5E" w:rsidR="003562EB" w:rsidRDefault="003562EB" w:rsidP="003562EB">
      <w:pPr>
        <w:pStyle w:val="2d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Трубопровод является </w:t>
      </w:r>
      <w:r w:rsidRPr="003562EB">
        <w:rPr>
          <w:sz w:val="24"/>
          <w:szCs w:val="24"/>
        </w:rPr>
        <w:t>впервые выпускаем</w:t>
      </w:r>
      <w:r>
        <w:rPr>
          <w:sz w:val="24"/>
          <w:szCs w:val="24"/>
        </w:rPr>
        <w:t>ым</w:t>
      </w:r>
      <w:r w:rsidRPr="003562EB">
        <w:rPr>
          <w:sz w:val="24"/>
          <w:szCs w:val="24"/>
        </w:rPr>
        <w:t xml:space="preserve"> в обращение и предназначенн</w:t>
      </w:r>
      <w:r>
        <w:rPr>
          <w:sz w:val="24"/>
          <w:szCs w:val="24"/>
        </w:rPr>
        <w:t>ым</w:t>
      </w:r>
      <w:r w:rsidRPr="003562EB">
        <w:rPr>
          <w:sz w:val="24"/>
          <w:szCs w:val="24"/>
        </w:rPr>
        <w:t xml:space="preserve"> для применения на таможенной территории Таможенного союза</w:t>
      </w:r>
      <w:r>
        <w:rPr>
          <w:sz w:val="24"/>
          <w:szCs w:val="24"/>
        </w:rPr>
        <w:t xml:space="preserve"> изделием.</w:t>
      </w:r>
    </w:p>
    <w:p w14:paraId="74CB539F" w14:textId="48BE0603" w:rsidR="003562EB" w:rsidRDefault="003562EB" w:rsidP="003562EB">
      <w:pPr>
        <w:pStyle w:val="2d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В таблице 5 представлены доказательства </w:t>
      </w:r>
      <w:r w:rsidR="009B0E93">
        <w:rPr>
          <w:sz w:val="24"/>
          <w:szCs w:val="24"/>
        </w:rPr>
        <w:t>соответствия трубопровода требованиям технического регламента Таможенного союза ТР ТС 032/2013.</w:t>
      </w:r>
    </w:p>
    <w:p w14:paraId="38FD511B" w14:textId="6E27B541" w:rsidR="003562EB" w:rsidRPr="009B0E93" w:rsidRDefault="009B0E93" w:rsidP="00677A8C">
      <w:pPr>
        <w:pStyle w:val="formattext"/>
        <w:shd w:val="clear" w:color="auto" w:fill="FFFFFF"/>
        <w:spacing w:before="0" w:beforeAutospacing="0" w:after="0" w:afterAutospacing="0"/>
        <w:ind w:firstLine="0"/>
        <w:textAlignment w:val="baseline"/>
        <w:rPr>
          <w:color w:val="2D2D2D"/>
          <w:spacing w:val="2"/>
        </w:rPr>
      </w:pPr>
      <w:r w:rsidRPr="009B0E93">
        <w:rPr>
          <w:color w:val="2D2D2D"/>
          <w:spacing w:val="2"/>
        </w:rPr>
        <w:t xml:space="preserve">Таблица 5 – Доказательства </w:t>
      </w:r>
      <w:r w:rsidRPr="009B0E93">
        <w:t>соответствия трубопровода требованиям технического регламента Таможенного союза ТР ТС 032/2013</w:t>
      </w:r>
    </w:p>
    <w:tbl>
      <w:tblPr>
        <w:tblW w:w="9639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3"/>
        <w:gridCol w:w="2815"/>
        <w:gridCol w:w="1521"/>
        <w:gridCol w:w="2058"/>
        <w:gridCol w:w="1842"/>
      </w:tblGrid>
      <w:tr w:rsidR="003A618A" w:rsidRPr="00314EDA" w14:paraId="304FADFB" w14:textId="77777777" w:rsidTr="003A618A">
        <w:trPr>
          <w:trHeight w:val="1122"/>
          <w:tblHeader/>
        </w:trPr>
        <w:tc>
          <w:tcPr>
            <w:tcW w:w="140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F856114" w14:textId="66A20AA7" w:rsidR="003A618A" w:rsidRPr="00967D2D" w:rsidRDefault="003A61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967D2D">
              <w:rPr>
                <w:b/>
                <w:color w:val="2D2D2D"/>
                <w:sz w:val="20"/>
                <w:szCs w:val="20"/>
              </w:rPr>
              <w:t>Номер статьи и пункта требований ТР ТС 032/2013</w:t>
            </w:r>
          </w:p>
        </w:tc>
        <w:tc>
          <w:tcPr>
            <w:tcW w:w="281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AEA380C" w14:textId="02D98CDD" w:rsidR="003A618A" w:rsidRPr="00967D2D" w:rsidRDefault="003A61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967D2D">
              <w:rPr>
                <w:b/>
                <w:color w:val="2D2D2D"/>
                <w:sz w:val="20"/>
                <w:szCs w:val="20"/>
              </w:rPr>
              <w:t>Требование безопасности ТР ТС 032/2013</w:t>
            </w:r>
          </w:p>
        </w:tc>
        <w:tc>
          <w:tcPr>
            <w:tcW w:w="1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67500E5" w14:textId="1CA69BA7" w:rsidR="003A618A" w:rsidRPr="00967D2D" w:rsidRDefault="003A61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967D2D">
              <w:rPr>
                <w:b/>
                <w:color w:val="2D2D2D"/>
                <w:sz w:val="20"/>
                <w:szCs w:val="20"/>
              </w:rPr>
              <w:t>Сведения о выполнении требований ТР ТС 032/2013</w:t>
            </w:r>
          </w:p>
        </w:tc>
        <w:tc>
          <w:tcPr>
            <w:tcW w:w="3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1B0378C" w14:textId="77777777" w:rsidR="003A618A" w:rsidRPr="00967D2D" w:rsidRDefault="003A61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967D2D">
              <w:rPr>
                <w:b/>
                <w:color w:val="2D2D2D"/>
                <w:sz w:val="20"/>
                <w:szCs w:val="20"/>
              </w:rPr>
              <w:t>Обозначение</w:t>
            </w:r>
          </w:p>
        </w:tc>
      </w:tr>
      <w:tr w:rsidR="003A618A" w:rsidRPr="00314EDA" w14:paraId="71314B6C" w14:textId="77777777" w:rsidTr="003A618A">
        <w:trPr>
          <w:trHeight w:val="853"/>
        </w:trPr>
        <w:tc>
          <w:tcPr>
            <w:tcW w:w="140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BD251E4" w14:textId="77777777" w:rsidR="003A618A" w:rsidRPr="00967D2D" w:rsidRDefault="003A618A" w:rsidP="003562EB">
            <w:pPr>
              <w:spacing w:line="240" w:lineRule="auto"/>
              <w:ind w:firstLine="0"/>
              <w:rPr>
                <w:b/>
                <w:color w:val="2D2D2D"/>
                <w:sz w:val="20"/>
                <w:szCs w:val="20"/>
              </w:rPr>
            </w:pPr>
          </w:p>
        </w:tc>
        <w:tc>
          <w:tcPr>
            <w:tcW w:w="281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E9CA49E" w14:textId="77777777" w:rsidR="003A618A" w:rsidRPr="00967D2D" w:rsidRDefault="003A618A" w:rsidP="003562EB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</w:p>
        </w:tc>
        <w:tc>
          <w:tcPr>
            <w:tcW w:w="1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A6426ED" w14:textId="77777777" w:rsidR="003A618A" w:rsidRPr="00967D2D" w:rsidRDefault="003A618A" w:rsidP="003562EB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F3630A9" w14:textId="77777777" w:rsidR="003A618A" w:rsidRPr="00967D2D" w:rsidRDefault="003A61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967D2D">
              <w:rPr>
                <w:b/>
                <w:color w:val="2D2D2D"/>
                <w:sz w:val="20"/>
                <w:szCs w:val="20"/>
              </w:rPr>
              <w:t>технической документации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CF57FB5" w14:textId="77777777" w:rsidR="003A618A" w:rsidRPr="00967D2D" w:rsidRDefault="003A61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967D2D">
              <w:rPr>
                <w:b/>
                <w:color w:val="2D2D2D"/>
                <w:sz w:val="20"/>
                <w:szCs w:val="20"/>
              </w:rPr>
              <w:t>применяемых стандартов</w:t>
            </w:r>
          </w:p>
        </w:tc>
      </w:tr>
      <w:tr w:rsidR="009B0E93" w:rsidRPr="00314EDA" w14:paraId="2D392C89" w14:textId="77777777" w:rsidTr="00314EDA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15AE1312" w14:textId="7B087B3C" w:rsidR="009B0E93" w:rsidRPr="00314EDA" w:rsidRDefault="009B0E93" w:rsidP="00934511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Статья 4, пункт 12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521E4539" w14:textId="37148001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При изготовлении трубопровода и устройств безопасности изготовителем обеспечивается их соответствие параметрам и характеристикам, установленным проектной документацией.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6E527193" w14:textId="7EAD2754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6BDBF462" w14:textId="0E610CA0" w:rsidR="009B0E93" w:rsidRPr="00ED1357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</w:rPr>
              <w:t xml:space="preserve">Паспорт 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</w:rPr>
              <w:t>1-40-13 "Природный газ, Сухой"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03B47AA" w14:textId="59F582D2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ГОСТ 32569</w:t>
            </w:r>
            <w:r w:rsidR="00ED05F6" w:rsidRPr="00314EDA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9B0E93" w:rsidRPr="00314EDA" w14:paraId="3FC911F9" w14:textId="77777777" w:rsidTr="00314EDA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03E1D225" w14:textId="669D9B41" w:rsidR="009B0E93" w:rsidRPr="00314EDA" w:rsidRDefault="009B0E93" w:rsidP="00934511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Статья 4, пункт 12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09479668" w14:textId="2E1E1259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Изготовитель проводит испытания оборудования, предусмотренные проектной документацией.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1A61D9C4" w14:textId="3DE51D0D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86598F0" w14:textId="6FF502F4" w:rsidR="009B0E93" w:rsidRPr="00ED1357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</w:rPr>
              <w:t xml:space="preserve">Паспорт 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</w:rPr>
              <w:t>1-40-13 "Природный газ, Сухой"</w:t>
            </w:r>
            <w:r w:rsidRPr="00ED1357">
              <w:rPr>
                <w:color w:val="2D2D2D"/>
                <w:sz w:val="20"/>
                <w:szCs w:val="20"/>
                <w:highlight w:val="yellow"/>
              </w:rPr>
              <w:t xml:space="preserve">, </w:t>
            </w:r>
          </w:p>
          <w:p w14:paraId="36EC00B5" w14:textId="4138C456" w:rsidR="009B0E93" w:rsidRPr="00ED1357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</w:rPr>
              <w:t>Акты испытаний</w:t>
            </w:r>
            <w:r w:rsidR="00241A66" w:rsidRPr="00ED1357">
              <w:rPr>
                <w:color w:val="2D2D2D"/>
                <w:sz w:val="20"/>
                <w:szCs w:val="20"/>
                <w:highlight w:val="yellow"/>
              </w:rPr>
              <w:t xml:space="preserve"> 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</w:rPr>
              <w:t>1-40-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HP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</w:rPr>
              <w:t>41005-02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16E3E4B1" w14:textId="58141297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ГОСТ 32569</w:t>
            </w:r>
            <w:r w:rsidR="00ED05F6" w:rsidRPr="00314EDA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9B0E93" w:rsidRPr="00314EDA" w14:paraId="47E5B502" w14:textId="77777777" w:rsidTr="00314EDA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6155D5A0" w14:textId="0F521D3A" w:rsidR="009B0E93" w:rsidRPr="00314EDA" w:rsidRDefault="009B0E93" w:rsidP="00934511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Статья 4, пункт 17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34F13F74" w14:textId="7A65D2E7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Наличие паспорта оборудования обязательно для обращения оборудования на таможенной территории Таможенного союза на всех стадиях жизненного цикла оборудования.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61C274C" w14:textId="119D27C7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11C6681" w14:textId="678F3F68" w:rsidR="009B0E93" w:rsidRPr="00ED1357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</w:rPr>
              <w:t xml:space="preserve">Паспорт 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</w:rPr>
              <w:t>1-40-13 "Природный газ, Сухой"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599518CF" w14:textId="2528DADA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ГОСТ 32569</w:t>
            </w:r>
            <w:r w:rsidR="00ED05F6" w:rsidRPr="00314EDA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9B0E93" w:rsidRPr="00314EDA" w14:paraId="58EAB189" w14:textId="77777777" w:rsidTr="00314EDA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66230FC" w14:textId="2B348461" w:rsidR="009B0E93" w:rsidRPr="00314EDA" w:rsidRDefault="009B0E93" w:rsidP="00934511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Статья 4, пункт 26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FFE2AD6" w14:textId="6D6859AF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Изготовитель оборудования должен обеспечивать оборудование руководством (инструкцией) по эксплуатации.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44BE0DD0" w14:textId="7891F212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4A24B5A2" w14:textId="449E5B49" w:rsidR="009B0E93" w:rsidRPr="00ED1357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</w:rPr>
              <w:t>Руководство по эксплуатации</w:t>
            </w:r>
            <w:r w:rsidR="0010716A" w:rsidRPr="00ED1357">
              <w:rPr>
                <w:color w:val="2D2D2D"/>
                <w:sz w:val="20"/>
                <w:szCs w:val="20"/>
                <w:highlight w:val="yellow"/>
              </w:rPr>
              <w:t xml:space="preserve"> 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</w:rPr>
              <w:t>1-40 24.20.00.000.013 РЭ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D58F638" w14:textId="7D199404" w:rsidR="009B0E93" w:rsidRPr="00314EDA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ГОСТ 32569</w:t>
            </w:r>
            <w:r w:rsidR="00ED05F6" w:rsidRPr="00314EDA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10716A" w:rsidRPr="00314EDA" w14:paraId="31493DC1" w14:textId="77777777" w:rsidTr="00314EDA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5CE13C25" w14:textId="5025CB58" w:rsidR="0010716A" w:rsidRPr="00314EDA" w:rsidRDefault="0010716A" w:rsidP="00934511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Приложение 2, пункт 50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47CD369A" w14:textId="41193AEC" w:rsidR="0010716A" w:rsidRPr="00314EDA" w:rsidRDefault="0010716A" w:rsidP="0010716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Конструкция присоединительных трубопроводов предохранительных устройств (подводящих, отводящих и дренажных) должна исключать возможность замерзания в них рабочей среды.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6B47FA6" w14:textId="16A294F8" w:rsidR="0010716A" w:rsidRPr="00314EDA" w:rsidRDefault="0010716A" w:rsidP="0010716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9DE16A2" w14:textId="77777777" w:rsidR="0051222C" w:rsidRPr="00ED1357" w:rsidRDefault="0010716A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</w:rPr>
              <w:t>Чертеж</w:t>
            </w:r>
            <w:r w:rsidR="0051222C"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:</w:t>
            </w:r>
          </w:p>
          <w:p w14:paraId="0F09B177" w14:textId="3A013DF9" w:rsidR="0051222C" w:rsidRPr="00ED1357" w:rsidRDefault="0051222C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(14030)-L-ZL (41) 1-40-411821.001 (Rev 0);</w:t>
            </w:r>
          </w:p>
          <w:p w14:paraId="01E9D7BC" w14:textId="5CB352D8" w:rsidR="0051222C" w:rsidRPr="00ED1357" w:rsidRDefault="0051222C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(14030)-L-ZL (41) 1-40-411821.002 (Rev 0);</w:t>
            </w:r>
          </w:p>
          <w:p w14:paraId="0305EEF0" w14:textId="667E1D0E" w:rsidR="0051222C" w:rsidRPr="00ED1357" w:rsidRDefault="0051222C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(14030)-L-ZL (41) 1-40-411821.003 (Rev 0);</w:t>
            </w:r>
          </w:p>
          <w:p w14:paraId="15AC240A" w14:textId="0F2D9434" w:rsidR="0051222C" w:rsidRPr="00ED1357" w:rsidRDefault="0051222C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(14030)-L-ZL (41) 1-40-411821.004 (Rev 0);</w:t>
            </w:r>
          </w:p>
          <w:p w14:paraId="07EF5C9D" w14:textId="629B5ADE" w:rsidR="0051222C" w:rsidRPr="00ED1357" w:rsidRDefault="0051222C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(14030)-L-ZL (41) 1-40-411821.005 (Rev 0);</w:t>
            </w:r>
          </w:p>
          <w:p w14:paraId="04C09BBE" w14:textId="7CF9D787" w:rsidR="0051222C" w:rsidRPr="00ED1357" w:rsidRDefault="0051222C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  <w:lang w:val="en-US"/>
              </w:rPr>
              <w:t>(14030)-L-ZL (41) 1-40-411821.006 (Rev 0);</w:t>
            </w:r>
          </w:p>
          <w:p w14:paraId="7591C4A4" w14:textId="17CE50EE" w:rsidR="0010716A" w:rsidRPr="00ED1357" w:rsidRDefault="0051222C" w:rsidP="0051222C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ED1357">
              <w:rPr>
                <w:color w:val="2D2D2D"/>
                <w:sz w:val="20"/>
                <w:szCs w:val="20"/>
                <w:highlight w:val="yellow"/>
              </w:rPr>
              <w:t>(14030)-L-ZL (41) 1-40-411821.007 (Rev 0).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431B066" w14:textId="10FE66B2" w:rsidR="0010716A" w:rsidRPr="00314EDA" w:rsidRDefault="0010716A" w:rsidP="0010716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314EDA">
              <w:rPr>
                <w:color w:val="2D2D2D"/>
                <w:sz w:val="20"/>
                <w:szCs w:val="20"/>
              </w:rPr>
              <w:t>ГОСТ 32569</w:t>
            </w:r>
            <w:r w:rsidR="00ED05F6" w:rsidRPr="00314EDA">
              <w:rPr>
                <w:color w:val="2D2D2D"/>
                <w:sz w:val="20"/>
                <w:szCs w:val="20"/>
              </w:rPr>
              <w:t>-2013</w:t>
            </w:r>
          </w:p>
        </w:tc>
      </w:tr>
      <w:bookmarkEnd w:id="42"/>
    </w:tbl>
    <w:p w14:paraId="0B97B414" w14:textId="77777777" w:rsidR="003562EB" w:rsidRPr="003562EB" w:rsidRDefault="003562EB" w:rsidP="003562EB"/>
    <w:p w14:paraId="1F9B7F52" w14:textId="77777777" w:rsidR="003562EB" w:rsidRDefault="003562EB" w:rsidP="003562EB">
      <w:pPr>
        <w:sectPr w:rsidR="003562EB" w:rsidSect="004B0CA8">
          <w:headerReference w:type="default" r:id="rId15"/>
          <w:pgSz w:w="11907" w:h="16840" w:code="9"/>
          <w:pgMar w:top="851" w:right="567" w:bottom="1276" w:left="1701" w:header="284" w:footer="284" w:gutter="0"/>
          <w:cols w:space="720"/>
        </w:sectPr>
      </w:pPr>
    </w:p>
    <w:p w14:paraId="089D4B69" w14:textId="5610CF0C" w:rsidR="00AC39AD" w:rsidRDefault="00B87FF3" w:rsidP="00E2675F">
      <w:pPr>
        <w:pStyle w:val="1"/>
      </w:pPr>
      <w:bookmarkStart w:id="43" w:name="_Toc46497144"/>
      <w:r>
        <w:lastRenderedPageBreak/>
        <w:t xml:space="preserve">7 </w:t>
      </w:r>
      <w:r w:rsidR="00F81B10" w:rsidRPr="00463558">
        <w:t>ТРЕБОВАНИЯ БЕЗОПАСНОС</w:t>
      </w:r>
      <w:r w:rsidR="005C5675" w:rsidRPr="00463558">
        <w:t>Т</w:t>
      </w:r>
      <w:r w:rsidR="00F81B10" w:rsidRPr="00463558">
        <w:t>И ПРИ ВВОДЕ В ЭКСПЛУАТАЦИЮ</w:t>
      </w:r>
      <w:bookmarkEnd w:id="43"/>
    </w:p>
    <w:p w14:paraId="70A8EBDD" w14:textId="77060FC2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Монтаж, испытания, ввод в эксплуатацию и эксплуатацию </w:t>
      </w:r>
      <w:bookmarkStart w:id="44" w:name="_Hlk35586215"/>
      <w:r w:rsidRPr="00463558">
        <w:t xml:space="preserve">трубопроводов </w:t>
      </w:r>
      <w:bookmarkEnd w:id="44"/>
      <w:r w:rsidRPr="00463558">
        <w:t>следует проводить с соблюдением требований нормативно-технической документации.</w:t>
      </w:r>
    </w:p>
    <w:p w14:paraId="3E9788AD" w14:textId="55A2C0AA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До ввода в эксплуатацию трубопровода, </w:t>
      </w:r>
      <w:bookmarkStart w:id="45" w:name="_Hlk46305339"/>
      <w:r w:rsidR="001A6AC6">
        <w:t>эксплуатирующая организация должна</w:t>
      </w:r>
      <w:bookmarkEnd w:id="45"/>
      <w:r w:rsidRPr="00463558">
        <w:t xml:space="preserve"> провести внешний осмотр, проверить исправность </w:t>
      </w:r>
      <w:r w:rsidR="003435F2">
        <w:t>трубопровода</w:t>
      </w:r>
      <w:r w:rsidRPr="00463558">
        <w:t>, узлов и деталей, влияющих на безопасность функционирования.</w:t>
      </w:r>
    </w:p>
    <w:p w14:paraId="2F856313" w14:textId="58B7B83D" w:rsidR="0003218A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В процессе ввода в эксплуатацию и эксплуатации трубопроводов должны быть предусмотрены средства и мероприятия защиты обслуживающего персонала от возможного действия опасных и вредных факторов по ГОСТ 12.2.003</w:t>
      </w:r>
      <w:r w:rsidR="00F742F0">
        <w:t>-91</w:t>
      </w:r>
      <w:r w:rsidRPr="00463558">
        <w:t>.</w:t>
      </w:r>
    </w:p>
    <w:p w14:paraId="527B0727" w14:textId="7DA8431A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Перед вводом в эксплуатацию следует убедиться в том, что в </w:t>
      </w:r>
      <w:r w:rsidR="005E6118">
        <w:t>трубопроводе</w:t>
      </w:r>
      <w:r w:rsidR="005E6118" w:rsidRPr="00463558">
        <w:t xml:space="preserve"> </w:t>
      </w:r>
      <w:r w:rsidRPr="00463558">
        <w:t>отсутствуют посторонние предметы.</w:t>
      </w:r>
    </w:p>
    <w:p w14:paraId="54CE421A" w14:textId="77777777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До начала предпусковых операций все контрольные устройства и системы безопасности должны быть установлены на свои места и исправны.</w:t>
      </w:r>
    </w:p>
    <w:p w14:paraId="07CABE9C" w14:textId="1D8C827C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Помимо внешнего осмотра исправности подключения и проверки основных систем </w:t>
      </w:r>
      <w:r w:rsidR="003435F2">
        <w:t>трубопровода</w:t>
      </w:r>
      <w:r w:rsidRPr="00463558">
        <w:t xml:space="preserve">, влияющих на безопасность, персонал проверяет комплектность </w:t>
      </w:r>
      <w:r w:rsidR="003435F2">
        <w:t>трубопровода</w:t>
      </w:r>
      <w:r w:rsidR="003435F2" w:rsidRPr="00CE3A7E">
        <w:t xml:space="preserve"> </w:t>
      </w:r>
      <w:r w:rsidRPr="00463558">
        <w:t>на наличие:</w:t>
      </w:r>
    </w:p>
    <w:p w14:paraId="07FF0E03" w14:textId="77777777" w:rsidR="001170D4" w:rsidRPr="00463558" w:rsidRDefault="001170D4" w:rsidP="0004338C">
      <w:pPr>
        <w:pStyle w:val="af8"/>
        <w:numPr>
          <w:ilvl w:val="1"/>
          <w:numId w:val="9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технической документации;</w:t>
      </w:r>
    </w:p>
    <w:p w14:paraId="5EC94A6D" w14:textId="77777777" w:rsidR="001170D4" w:rsidRPr="00463558" w:rsidRDefault="001170D4" w:rsidP="0004338C">
      <w:pPr>
        <w:pStyle w:val="af8"/>
        <w:numPr>
          <w:ilvl w:val="1"/>
          <w:numId w:val="9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набора исправных инструментов и приспособлений;</w:t>
      </w:r>
    </w:p>
    <w:p w14:paraId="6B39206C" w14:textId="77777777" w:rsidR="001170D4" w:rsidRPr="00463558" w:rsidRDefault="001170D4" w:rsidP="0004338C">
      <w:pPr>
        <w:pStyle w:val="af8"/>
        <w:numPr>
          <w:ilvl w:val="1"/>
          <w:numId w:val="9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запасных частей.</w:t>
      </w:r>
    </w:p>
    <w:p w14:paraId="099DAD7F" w14:textId="32B59B23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Перед вводом в эксплуатацию трубопровода </w:t>
      </w:r>
      <w:r w:rsidR="001A6AC6">
        <w:t>эксплуатирующая организация должна</w:t>
      </w:r>
      <w:r w:rsidRPr="00463558">
        <w:t xml:space="preserve"> убедиться, что все предупредительные и информационные таблички на должных местах, различимы и хорошо читаемы.</w:t>
      </w:r>
    </w:p>
    <w:p w14:paraId="0115A819" w14:textId="34157E32" w:rsidR="001170D4" w:rsidRPr="00463558" w:rsidRDefault="001A6AC6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>
        <w:t>Эксплуатирующая организация должна</w:t>
      </w:r>
      <w:r w:rsidRPr="00463558">
        <w:t xml:space="preserve"> </w:t>
      </w:r>
      <w:r w:rsidR="001170D4" w:rsidRPr="00463558">
        <w:t>проверить, соответствует ли среда и технологические показатели данным, указанным на маркировочной таблице и в руководстве по эксплуатации.</w:t>
      </w:r>
    </w:p>
    <w:p w14:paraId="36DE7B15" w14:textId="4A128024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обнаружении дефектов и неисправностей </w:t>
      </w:r>
      <w:r w:rsidR="003435F2">
        <w:t>трубопровода</w:t>
      </w:r>
      <w:r w:rsidRPr="00463558">
        <w:t xml:space="preserve">, до ввода его в эксплуатацию неисправности должны быть устранены. В случае необходимости проведения специализированных работ, для восстановления работоспособности </w:t>
      </w:r>
      <w:r w:rsidR="003435F2">
        <w:t>трубопровода</w:t>
      </w:r>
      <w:r w:rsidRPr="00463558">
        <w:t>, к работе привлекаются сотрудники соответствующей квалификации, уполномоченные на проведение требуемого вида работ.</w:t>
      </w:r>
    </w:p>
    <w:p w14:paraId="1024B0B8" w14:textId="7F7187C6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Решение о вводе в эксплуатацию </w:t>
      </w:r>
      <w:r w:rsidR="003435F2">
        <w:t>трубопровода</w:t>
      </w:r>
      <w:r w:rsidR="003435F2" w:rsidRPr="00CE3A7E">
        <w:t xml:space="preserve"> </w:t>
      </w:r>
      <w:r w:rsidRPr="00463558">
        <w:t>записывается в журнал учета и осмотра специалистом, ответственным за безопасное производство работ.</w:t>
      </w:r>
    </w:p>
    <w:p w14:paraId="1543C887" w14:textId="044E6625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Специалистом, выдавшим разрешение на ввод в эксплуатацию </w:t>
      </w:r>
      <w:r w:rsidR="003435F2">
        <w:t>трубопровода</w:t>
      </w:r>
      <w:r w:rsidRPr="00463558">
        <w:t xml:space="preserve">, должна быть сделана соответствующая запись в паспорте </w:t>
      </w:r>
      <w:r w:rsidR="003435F2">
        <w:t>трубопровода</w:t>
      </w:r>
      <w:r w:rsidR="003435F2" w:rsidRPr="00CE3A7E">
        <w:t xml:space="preserve"> </w:t>
      </w:r>
      <w:r w:rsidRPr="00463558">
        <w:t>и запись в журнале.</w:t>
      </w:r>
    </w:p>
    <w:p w14:paraId="48B34C0F" w14:textId="77777777" w:rsidR="0035782C" w:rsidRDefault="0035782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</w:p>
    <w:p w14:paraId="132F94FB" w14:textId="378A606B" w:rsidR="00BC0E4C" w:rsidRPr="0077275E" w:rsidRDefault="00B87FF3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>
        <w:rPr>
          <w:b/>
          <w:bCs/>
        </w:rPr>
        <w:lastRenderedPageBreak/>
        <w:t xml:space="preserve">7.1 </w:t>
      </w:r>
      <w:r w:rsidR="00BC0E4C" w:rsidRPr="0077275E">
        <w:rPr>
          <w:b/>
          <w:bCs/>
        </w:rPr>
        <w:t>Условия и требования безопасной эксплуатации.</w:t>
      </w:r>
    </w:p>
    <w:p w14:paraId="12A15569" w14:textId="38129CF8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Трубопроводы должны применяться в строгом соответствии с их назначением в части рабочих параметров, сред, условий эксплуатации.</w:t>
      </w:r>
    </w:p>
    <w:p w14:paraId="7D48083C" w14:textId="1A4A828B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 эксплуатации трубопроводов должны проводиться регламентные работы в соответствии с эксплуатационной документацией.</w:t>
      </w:r>
      <w:r w:rsidR="0003218A" w:rsidRPr="00463558">
        <w:t xml:space="preserve"> </w:t>
      </w:r>
      <w:r w:rsidRPr="00463558">
        <w:t xml:space="preserve">Персонал, обслуживающий </w:t>
      </w:r>
      <w:r w:rsidR="003435F2">
        <w:t>трубопровод</w:t>
      </w:r>
      <w:r w:rsidRPr="00463558">
        <w:t xml:space="preserve">, должен пройти </w:t>
      </w:r>
      <w:r w:rsidR="003435F2">
        <w:t xml:space="preserve">медицинское освидетельствование, </w:t>
      </w:r>
      <w:r w:rsidRPr="00463558">
        <w:t xml:space="preserve">инструктаж </w:t>
      </w:r>
      <w:r w:rsidR="0003218A" w:rsidRPr="00463558">
        <w:t>охране труда</w:t>
      </w:r>
      <w:r w:rsidRPr="00463558">
        <w:t>, быть ознакомлен с инструкцией по эксплуатации и обслуживанию, иметь индивидуальные средства защиты, соблюдать требования пожарной</w:t>
      </w:r>
      <w:r w:rsidR="0003218A" w:rsidRPr="00463558">
        <w:t xml:space="preserve"> </w:t>
      </w:r>
      <w:r w:rsidRPr="00463558">
        <w:t>безопасности.</w:t>
      </w:r>
    </w:p>
    <w:p w14:paraId="4F70D2BE" w14:textId="747A4882" w:rsidR="00BC0E4C" w:rsidRPr="00463558" w:rsidRDefault="0003218A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</w:t>
      </w:r>
      <w:r w:rsidR="00BC0E4C" w:rsidRPr="00463558">
        <w:t>рубопровод</w:t>
      </w:r>
      <w:r w:rsidRPr="00463558">
        <w:t>ы</w:t>
      </w:r>
      <w:r w:rsidR="00BC0E4C" w:rsidRPr="00463558">
        <w:t xml:space="preserve"> должны иметь четкую маркировку</w:t>
      </w:r>
      <w:r w:rsidRPr="00463558">
        <w:t>, оформленную в соответствии с руководством по эксплуатации</w:t>
      </w:r>
      <w:r w:rsidR="00BC0E4C" w:rsidRPr="00463558">
        <w:t>.</w:t>
      </w:r>
    </w:p>
    <w:p w14:paraId="3651A10F" w14:textId="01CC5833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эксплуатации </w:t>
      </w:r>
      <w:r w:rsidR="0003218A" w:rsidRPr="00463558">
        <w:t xml:space="preserve">трубопровода </w:t>
      </w:r>
      <w:r w:rsidRPr="00463558">
        <w:t>запрещается:</w:t>
      </w:r>
    </w:p>
    <w:p w14:paraId="36020945" w14:textId="1AF1D276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– эксплуатировать </w:t>
      </w:r>
      <w:r w:rsidR="0003218A" w:rsidRPr="00463558">
        <w:t xml:space="preserve">трубопровод </w:t>
      </w:r>
      <w:r w:rsidRPr="00463558">
        <w:t>при отсутствии эксплуатационной документации;</w:t>
      </w:r>
    </w:p>
    <w:p w14:paraId="046446A9" w14:textId="5DC7EB51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– проводить работы по демонтажу и ремонту при наличии давления среды</w:t>
      </w:r>
      <w:r w:rsidR="0003218A" w:rsidRPr="00463558">
        <w:t xml:space="preserve"> </w:t>
      </w:r>
      <w:r w:rsidRPr="00463558">
        <w:t>в полости трубопровода.</w:t>
      </w:r>
    </w:p>
    <w:p w14:paraId="60F1636F" w14:textId="77777777" w:rsidR="00CC3FDC" w:rsidRPr="00E1192A" w:rsidRDefault="00CC3FDC" w:rsidP="0004338C">
      <w:pPr>
        <w:pStyle w:val="af8"/>
        <w:numPr>
          <w:ilvl w:val="1"/>
          <w:numId w:val="29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Пожарная и взрывобезопасность </w:t>
      </w:r>
    </w:p>
    <w:p w14:paraId="61E649E4" w14:textId="50768B0B" w:rsidR="00CC3FDC" w:rsidRPr="00E1192A" w:rsidRDefault="00CC3FD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При монтаже, пуске, наладке, эксплуатации и демонтаже </w:t>
      </w:r>
      <w:r w:rsidR="003435F2">
        <w:t>трубопровода</w:t>
      </w:r>
      <w:r w:rsidR="003435F2" w:rsidRPr="00CE3A7E">
        <w:t xml:space="preserve"> </w:t>
      </w:r>
      <w:r w:rsidRPr="00E1192A">
        <w:t>необходимо соблюдать требования пожарной безопасности: ГОСТ 12.1.004</w:t>
      </w:r>
      <w:r w:rsidR="00F742F0" w:rsidRPr="00E1192A">
        <w:t>-91</w:t>
      </w:r>
      <w:r w:rsidRPr="00E1192A">
        <w:t xml:space="preserve">, № 123-ФЗ от </w:t>
      </w:r>
      <w:r w:rsidR="0035782C">
        <w:br/>
      </w:r>
      <w:r w:rsidRPr="00E1192A">
        <w:t xml:space="preserve">22 </w:t>
      </w:r>
      <w:r w:rsidR="0035782C">
        <w:t xml:space="preserve"> </w:t>
      </w:r>
      <w:r w:rsidRPr="00E1192A">
        <w:t xml:space="preserve">июля 2008 г. </w:t>
      </w:r>
    </w:p>
    <w:p w14:paraId="133E1111" w14:textId="77777777" w:rsidR="00CC3FDC" w:rsidRPr="00E1192A" w:rsidRDefault="00CC3FDC" w:rsidP="0004338C">
      <w:pPr>
        <w:pStyle w:val="af8"/>
        <w:numPr>
          <w:ilvl w:val="1"/>
          <w:numId w:val="29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Физическая защита </w:t>
      </w:r>
    </w:p>
    <w:p w14:paraId="3F2D63D1" w14:textId="23ED268A" w:rsidR="00CC3FDC" w:rsidRDefault="00CC3FD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При монтаже, пуске, наладке, эксплуатации и демонтаже </w:t>
      </w:r>
      <w:r w:rsidR="003435F2">
        <w:t>трубопровода</w:t>
      </w:r>
      <w:r w:rsidR="003435F2" w:rsidRPr="00CE3A7E">
        <w:t xml:space="preserve"> </w:t>
      </w:r>
      <w:r w:rsidRPr="00E1192A">
        <w:t>необходимо соблюдать требования безопасности: ГОСТ 12.2.003</w:t>
      </w:r>
      <w:r w:rsidR="00F742F0" w:rsidRPr="00E1192A">
        <w:t>-91</w:t>
      </w:r>
      <w:r w:rsidRPr="00E1192A">
        <w:t>; ГОСТ 12.4.011</w:t>
      </w:r>
      <w:r w:rsidR="00F742F0" w:rsidRPr="00E1192A">
        <w:t>-89</w:t>
      </w:r>
      <w:r w:rsidR="00FD68DC" w:rsidRPr="00E1192A">
        <w:t>.</w:t>
      </w:r>
    </w:p>
    <w:p w14:paraId="4D6E2586" w14:textId="395CFB9C" w:rsidR="00BC0E4C" w:rsidRPr="00463558" w:rsidRDefault="00BC0E4C" w:rsidP="0004338C">
      <w:pPr>
        <w:pStyle w:val="af8"/>
        <w:numPr>
          <w:ilvl w:val="1"/>
          <w:numId w:val="29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Аварийное планирование</w:t>
      </w:r>
    </w:p>
    <w:p w14:paraId="6B38CE31" w14:textId="5D832AA6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На производстве, эксплуатирующем </w:t>
      </w:r>
      <w:r w:rsidR="0003218A" w:rsidRPr="00463558">
        <w:t>трубопровод</w:t>
      </w:r>
      <w:r w:rsidRPr="00463558">
        <w:t>, должна вестись документация</w:t>
      </w:r>
      <w:r w:rsidR="0003218A" w:rsidRPr="00463558">
        <w:t xml:space="preserve"> </w:t>
      </w:r>
      <w:r w:rsidRPr="00463558">
        <w:t xml:space="preserve">при эксплуатации </w:t>
      </w:r>
      <w:r w:rsidR="003435F2">
        <w:t>трубопровода</w:t>
      </w:r>
      <w:r w:rsidR="003435F2" w:rsidRPr="00CE3A7E">
        <w:t xml:space="preserve"> </w:t>
      </w:r>
      <w:r w:rsidRPr="00463558">
        <w:t>в соответствии с руководством по монтажу, наладке,</w:t>
      </w:r>
      <w:r w:rsidR="0003218A" w:rsidRPr="00463558">
        <w:t xml:space="preserve"> </w:t>
      </w:r>
      <w:r w:rsidRPr="00463558">
        <w:t>эксплуатации и техническому обслуживанию: технический паспорт, внутренние</w:t>
      </w:r>
      <w:r w:rsidR="0003218A" w:rsidRPr="00463558">
        <w:t xml:space="preserve"> </w:t>
      </w:r>
      <w:r w:rsidRPr="00463558">
        <w:t>журналы предприятия-пользователя.</w:t>
      </w:r>
    </w:p>
    <w:p w14:paraId="02B34C78" w14:textId="77777777" w:rsidR="0003218A" w:rsidRPr="00463558" w:rsidRDefault="0003218A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</w:t>
      </w:r>
      <w:r w:rsidR="00BC0E4C" w:rsidRPr="00463558">
        <w:t>рубопровод</w:t>
      </w:r>
      <w:r w:rsidRPr="00463558">
        <w:t>ы</w:t>
      </w:r>
      <w:r w:rsidR="00BC0E4C" w:rsidRPr="00463558">
        <w:t xml:space="preserve"> после окончания монтажных и сварочных работ, термообработки (при необходимости), контроля качества сварных соединений неразрушающими методами, а также после установки и окончательного закрепления всех опор, подвесок (пружины пружинных опор и подвесок на период</w:t>
      </w:r>
      <w:r w:rsidRPr="00463558">
        <w:t xml:space="preserve"> </w:t>
      </w:r>
      <w:r w:rsidR="00BC0E4C" w:rsidRPr="00463558">
        <w:t>испытаний должны быть разгружены) и оформления документов, подтверждающих качество выполненных работ, подвергаются наружному осмотру, испытанию</w:t>
      </w:r>
      <w:r w:rsidRPr="00463558">
        <w:t xml:space="preserve"> </w:t>
      </w:r>
      <w:r w:rsidR="00BC0E4C" w:rsidRPr="00463558">
        <w:t>на прочность и плотность и, при необходимости, дополнительным испытаниям на</w:t>
      </w:r>
      <w:r w:rsidRPr="00463558">
        <w:t xml:space="preserve"> </w:t>
      </w:r>
      <w:r w:rsidR="00BC0E4C" w:rsidRPr="00463558">
        <w:t>герметичность с определением падения давления.</w:t>
      </w:r>
    </w:p>
    <w:p w14:paraId="76536381" w14:textId="49A60FA7" w:rsidR="00BC0E4C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 наружном осмотре элементов трубопроводов проверяются:</w:t>
      </w:r>
    </w:p>
    <w:p w14:paraId="5F8ECC86" w14:textId="77777777" w:rsidR="0003218A" w:rsidRPr="00463558" w:rsidRDefault="00BC0E4C" w:rsidP="0004338C">
      <w:pPr>
        <w:pStyle w:val="af8"/>
        <w:numPr>
          <w:ilvl w:val="0"/>
          <w:numId w:val="10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соответствие смонтированных элементов проектной документации;</w:t>
      </w:r>
    </w:p>
    <w:p w14:paraId="15EDC615" w14:textId="609F6FBF" w:rsidR="00BC0E4C" w:rsidRPr="00463558" w:rsidRDefault="00BC0E4C" w:rsidP="0004338C">
      <w:pPr>
        <w:pStyle w:val="af8"/>
        <w:numPr>
          <w:ilvl w:val="0"/>
          <w:numId w:val="10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установка всех проектных креплений и снятие всех временных креплений;</w:t>
      </w:r>
    </w:p>
    <w:p w14:paraId="4873D6A2" w14:textId="2D27A5B6" w:rsidR="00BC0E4C" w:rsidRPr="00463558" w:rsidRDefault="001170D4" w:rsidP="0004338C">
      <w:pPr>
        <w:pStyle w:val="af8"/>
        <w:numPr>
          <w:ilvl w:val="0"/>
          <w:numId w:val="10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lastRenderedPageBreak/>
        <w:t>о</w:t>
      </w:r>
      <w:r w:rsidR="00BC0E4C" w:rsidRPr="00463558">
        <w:t>кончание всех сварочных работ; завершение работ по термообработке</w:t>
      </w:r>
      <w:r w:rsidRPr="00463558">
        <w:t xml:space="preserve"> </w:t>
      </w:r>
      <w:r w:rsidR="00BC0E4C" w:rsidRPr="00463558">
        <w:t>(при необходимости).</w:t>
      </w:r>
    </w:p>
    <w:p w14:paraId="78278B79" w14:textId="5614D7CF" w:rsidR="001170D4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испытании на прочность и плотность испытываемый участок отсоединяется от </w:t>
      </w:r>
      <w:r w:rsidR="008942D3">
        <w:t>оборудования</w:t>
      </w:r>
      <w:r w:rsidRPr="00463558">
        <w:t xml:space="preserve"> и других трубопроводов заглушками.</w:t>
      </w:r>
    </w:p>
    <w:p w14:paraId="40D32FC1" w14:textId="77777777" w:rsidR="001170D4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Места расположения заглушек на время проведения испытания</w:t>
      </w:r>
      <w:r w:rsidR="001170D4" w:rsidRPr="00463558">
        <w:t xml:space="preserve"> </w:t>
      </w:r>
      <w:r w:rsidRPr="00463558">
        <w:t>должны быть отмечены предупредительными знаками и пребывание около них</w:t>
      </w:r>
      <w:r w:rsidR="001170D4" w:rsidRPr="00463558">
        <w:t xml:space="preserve"> </w:t>
      </w:r>
      <w:r w:rsidRPr="00463558">
        <w:t>людей не допускается.</w:t>
      </w:r>
    </w:p>
    <w:p w14:paraId="04EEFFD7" w14:textId="77777777" w:rsidR="001170D4" w:rsidRPr="00463558" w:rsidRDefault="001170D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Тип и</w:t>
      </w:r>
      <w:r w:rsidR="00BC0E4C" w:rsidRPr="00463558">
        <w:t>спытани</w:t>
      </w:r>
      <w:r w:rsidRPr="00463558">
        <w:t>я</w:t>
      </w:r>
      <w:r w:rsidR="00BC0E4C" w:rsidRPr="00463558">
        <w:t xml:space="preserve"> на прочность и плотность трубопроводов </w:t>
      </w:r>
      <w:r w:rsidRPr="00463558">
        <w:t>определяется в соответствии с паспортом</w:t>
      </w:r>
      <w:r w:rsidR="00BC0E4C" w:rsidRPr="00463558">
        <w:t>.</w:t>
      </w:r>
    </w:p>
    <w:p w14:paraId="0FA8F577" w14:textId="77777777" w:rsidR="001170D4" w:rsidRPr="00463558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Порядок и методика проведения испытаний определяются проектом и</w:t>
      </w:r>
      <w:r w:rsidR="001170D4" w:rsidRPr="00463558">
        <w:t xml:space="preserve"> </w:t>
      </w:r>
      <w:r w:rsidRPr="00463558">
        <w:t>нормативно-технической документацией по промышленной безопасности.</w:t>
      </w:r>
    </w:p>
    <w:p w14:paraId="64115631" w14:textId="750496A0" w:rsidR="001170D4" w:rsidRPr="00463558" w:rsidRDefault="00BC0E4C" w:rsidP="0004338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неудовлетворительных результатах испытаний обнаруженные дефекты должны быть устранены, а испытания </w:t>
      </w:r>
      <w:r w:rsidR="00BF04ED" w:rsidRPr="00463558">
        <w:t>повторены. Подчеканка</w:t>
      </w:r>
      <w:r w:rsidRPr="00463558">
        <w:t xml:space="preserve"> сварных швов и устранение дефектов во время нахождения элементов трубопроводов под давлением не допускается.</w:t>
      </w:r>
    </w:p>
    <w:p w14:paraId="74F9A9C4" w14:textId="1792569C" w:rsidR="00BC0E4C" w:rsidRPr="00463558" w:rsidRDefault="00BC0E4C" w:rsidP="0004338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О проведении испытаний трубопроводов составляют соответствующие акты.</w:t>
      </w:r>
    </w:p>
    <w:p w14:paraId="56D128BD" w14:textId="5DE3D214" w:rsidR="002C4153" w:rsidRPr="00463558" w:rsidRDefault="00455D91" w:rsidP="00E2675F">
      <w:pPr>
        <w:pStyle w:val="1"/>
      </w:pPr>
      <w:bookmarkStart w:id="46" w:name="_Toc427567082"/>
      <w:r w:rsidRPr="00463558">
        <w:br w:type="page"/>
      </w:r>
      <w:bookmarkStart w:id="47" w:name="_Toc46497145"/>
      <w:r w:rsidR="00B87FF3">
        <w:lastRenderedPageBreak/>
        <w:t xml:space="preserve">8 </w:t>
      </w:r>
      <w:r w:rsidR="002C4153" w:rsidRPr="00463558">
        <w:t>ТРЕБОВАНИЯ К УПРАВЛЕНИЮ БЕЗОПАСНОСТЬЮ ПРИ ЭКСП</w:t>
      </w:r>
      <w:r w:rsidR="007325CC" w:rsidRPr="00463558">
        <w:t>Л</w:t>
      </w:r>
      <w:r w:rsidR="002C4153" w:rsidRPr="00463558">
        <w:t>УАТАЦИИ</w:t>
      </w:r>
      <w:bookmarkEnd w:id="46"/>
      <w:bookmarkEnd w:id="47"/>
    </w:p>
    <w:p w14:paraId="5F2AA4BC" w14:textId="35B80361" w:rsidR="001170D4" w:rsidRPr="00463558" w:rsidRDefault="001170D4" w:rsidP="00753B68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bookmarkStart w:id="48" w:name="_Toc427567083"/>
      <w:r w:rsidRPr="00463558">
        <w:t>Предприятия (работодатели) в своей деятельности по охране труда при выполнении производственных процессов эксплуатации и ремонта руководствуются законодательными и нормативными правовыми актами, приказами и распоряжениями федеральных органов надзора и контроля</w:t>
      </w:r>
      <w:r w:rsidR="00D80995">
        <w:t>.</w:t>
      </w:r>
      <w:r w:rsidR="00D80995" w:rsidRPr="00463558">
        <w:t xml:space="preserve"> </w:t>
      </w:r>
      <w:r w:rsidRPr="00463558">
        <w:t>Положением об организации работы по охране труда предприятия (работодатели) обязаны:</w:t>
      </w:r>
    </w:p>
    <w:p w14:paraId="32DF5C89" w14:textId="47CE254D" w:rsidR="001170D4" w:rsidRPr="00463558" w:rsidRDefault="001170D4" w:rsidP="00753B68">
      <w:pPr>
        <w:pStyle w:val="af8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обеспечить работникам здоровые и безопасные условия труда в соответствии с законами, нормативными правовыми актами, содержащими нормативные требования по охране труда в Российской Федерации;</w:t>
      </w:r>
    </w:p>
    <w:p w14:paraId="62B9FC19" w14:textId="4002946E" w:rsidR="001170D4" w:rsidRPr="00463558" w:rsidRDefault="001170D4" w:rsidP="0004338C">
      <w:pPr>
        <w:pStyle w:val="af8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назначать из числа должностных лиц ответственных за состояние и организацию работы по охране труда и предупреждению пожаров;</w:t>
      </w:r>
    </w:p>
    <w:p w14:paraId="40A60334" w14:textId="66C3E7BC" w:rsidR="001170D4" w:rsidRPr="00463558" w:rsidRDefault="001170D4" w:rsidP="0004338C">
      <w:pPr>
        <w:pStyle w:val="af8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контролировать соблюдение допуска к работе лиц в соответствии с действующими нормативными правовыми актами;</w:t>
      </w:r>
    </w:p>
    <w:p w14:paraId="12F156B4" w14:textId="3D5A994E" w:rsidR="001170D4" w:rsidRPr="00463558" w:rsidRDefault="001170D4" w:rsidP="0004338C">
      <w:pPr>
        <w:pStyle w:val="af8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обеспечивать выделение и оборудование санитарно-бытовых помещений для работников в соответствии с действующими нормами;</w:t>
      </w:r>
    </w:p>
    <w:p w14:paraId="4E0874A8" w14:textId="63F12691" w:rsidR="00942BAE" w:rsidRPr="00463558" w:rsidRDefault="001170D4" w:rsidP="0004338C">
      <w:pPr>
        <w:pStyle w:val="af8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утверждать инструкции по охране труда для работников в установленном порядке;</w:t>
      </w:r>
    </w:p>
    <w:p w14:paraId="5B59A081" w14:textId="113D4589" w:rsidR="001170D4" w:rsidRPr="00463558" w:rsidRDefault="001170D4" w:rsidP="0004338C">
      <w:pPr>
        <w:pStyle w:val="af8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обеспечивать расследование и учет несчастных случаев на производстве, в соответствии с действующим положением. Оперативно выделять транспорт для</w:t>
      </w:r>
      <w:r w:rsidR="00D80995">
        <w:t xml:space="preserve"> </w:t>
      </w:r>
      <w:r w:rsidRPr="00463558">
        <w:t>доставки пострадавшего в медицинское учреждение.</w:t>
      </w:r>
    </w:p>
    <w:p w14:paraId="7F43676A" w14:textId="68724101" w:rsidR="00337DA6" w:rsidRPr="00B87FF3" w:rsidRDefault="00B87FF3" w:rsidP="007A44B4">
      <w:pPr>
        <w:tabs>
          <w:tab w:val="left" w:pos="1560"/>
          <w:tab w:val="left" w:pos="2394"/>
        </w:tabs>
        <w:autoSpaceDE w:val="0"/>
        <w:autoSpaceDN w:val="0"/>
        <w:adjustRightInd w:val="0"/>
        <w:ind w:left="709" w:firstLine="142"/>
        <w:rPr>
          <w:b/>
          <w:bCs/>
        </w:rPr>
      </w:pPr>
      <w:r>
        <w:rPr>
          <w:b/>
          <w:bCs/>
        </w:rPr>
        <w:t xml:space="preserve">8.1 </w:t>
      </w:r>
      <w:r w:rsidR="001170D4" w:rsidRPr="00B87FF3">
        <w:rPr>
          <w:b/>
          <w:bCs/>
        </w:rPr>
        <w:t>Обслуживающий персонал</w:t>
      </w:r>
    </w:p>
    <w:p w14:paraId="6F93405B" w14:textId="18D842A6" w:rsidR="00337DA6" w:rsidRPr="00463558" w:rsidRDefault="001170D4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Необходимо тщательно изучить устройство и принцип работы </w:t>
      </w:r>
      <w:r w:rsidR="003435F2">
        <w:t>трубопровода</w:t>
      </w:r>
      <w:r w:rsidR="003435F2" w:rsidRPr="00CE3A7E">
        <w:t xml:space="preserve"> </w:t>
      </w:r>
      <w:r w:rsidRPr="00463558">
        <w:t>и не позволять работать с ним людям, не имеющим данных знаний.</w:t>
      </w:r>
    </w:p>
    <w:p w14:paraId="4447A398" w14:textId="68489DF0" w:rsidR="00337DA6" w:rsidRPr="00463558" w:rsidRDefault="008942D3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>
        <w:t>Т</w:t>
      </w:r>
      <w:r w:rsidR="003435F2">
        <w:t>рубопровод</w:t>
      </w:r>
      <w:r w:rsidR="003435F2" w:rsidRPr="00CE3A7E">
        <w:t xml:space="preserve"> </w:t>
      </w:r>
      <w:r w:rsidR="001170D4" w:rsidRPr="00463558">
        <w:t>должны эксплуатировать, выполнять техническое обслуживание и ремонт только те специалисты, которые знают его конкретные характеристики, рабочие режимы и соответствующие меры безопасности.</w:t>
      </w:r>
    </w:p>
    <w:p w14:paraId="048E660C" w14:textId="77777777" w:rsidR="00337DA6" w:rsidRPr="00463558" w:rsidRDefault="001170D4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Необходимо использовать предохранительные средства, предназначенные для выполняемых работ (перчатки из толстой кожи, защитная обувь, защитные очки и т.д.).</w:t>
      </w:r>
    </w:p>
    <w:p w14:paraId="632BE4F5" w14:textId="77777777" w:rsidR="00337DA6" w:rsidRPr="00463558" w:rsidRDefault="008A56C8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Необходимо установить границы периметра безопасности для других людей.</w:t>
      </w:r>
    </w:p>
    <w:p w14:paraId="0725EC77" w14:textId="77777777" w:rsidR="00337DA6" w:rsidRPr="00463558" w:rsidRDefault="008A56C8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Зона технического обслуживания должна быть чистой, сухой, вентилируемой и хорошо освещенной.</w:t>
      </w:r>
    </w:p>
    <w:p w14:paraId="7704DF2F" w14:textId="0CCEB527" w:rsidR="00337DA6" w:rsidRDefault="008A56C8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После выполнения работ убедиться в том, что с </w:t>
      </w:r>
      <w:r w:rsidR="003435F2">
        <w:t>трубопровода</w:t>
      </w:r>
      <w:r w:rsidR="003435F2" w:rsidRPr="00CE3A7E">
        <w:t xml:space="preserve"> </w:t>
      </w:r>
      <w:r w:rsidRPr="00463558">
        <w:t>убрано все оборудование и инструменты, которые были необходимы для работ.</w:t>
      </w:r>
    </w:p>
    <w:p w14:paraId="71085A6E" w14:textId="22F24406" w:rsidR="00E76714" w:rsidRDefault="00E76714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</w:p>
    <w:p w14:paraId="43286E8D" w14:textId="77777777" w:rsidR="00E76714" w:rsidRPr="00463558" w:rsidRDefault="00E76714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</w:p>
    <w:p w14:paraId="1F2D6C6D" w14:textId="301E278A" w:rsidR="00072F2E" w:rsidRPr="00B87FF3" w:rsidRDefault="00B87FF3" w:rsidP="007A44B4">
      <w:pPr>
        <w:tabs>
          <w:tab w:val="left" w:pos="1560"/>
          <w:tab w:val="left" w:pos="2394"/>
        </w:tabs>
        <w:autoSpaceDE w:val="0"/>
        <w:autoSpaceDN w:val="0"/>
        <w:adjustRightInd w:val="0"/>
        <w:ind w:left="709" w:firstLine="142"/>
        <w:rPr>
          <w:b/>
          <w:bCs/>
        </w:rPr>
      </w:pPr>
      <w:r>
        <w:rPr>
          <w:b/>
          <w:bCs/>
        </w:rPr>
        <w:lastRenderedPageBreak/>
        <w:t xml:space="preserve">8.2 </w:t>
      </w:r>
      <w:r w:rsidR="00317480" w:rsidRPr="00B87FF3">
        <w:rPr>
          <w:b/>
          <w:bCs/>
        </w:rPr>
        <w:t>Техническое о</w:t>
      </w:r>
      <w:r w:rsidR="008A56C8" w:rsidRPr="00B87FF3">
        <w:rPr>
          <w:b/>
          <w:bCs/>
        </w:rPr>
        <w:t>бслуживание</w:t>
      </w:r>
      <w:r w:rsidR="00317480" w:rsidRPr="00B87FF3">
        <w:rPr>
          <w:b/>
          <w:bCs/>
        </w:rPr>
        <w:t xml:space="preserve"> и ремонт</w:t>
      </w:r>
    </w:p>
    <w:p w14:paraId="5C8490FF" w14:textId="2BDD1CBB" w:rsidR="00072F2E" w:rsidRPr="00463558" w:rsidRDefault="00317480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>
        <w:t>Техническое о</w:t>
      </w:r>
      <w:r w:rsidR="008A56C8" w:rsidRPr="00463558">
        <w:t>бслуживание</w:t>
      </w:r>
      <w:r>
        <w:t xml:space="preserve"> и ремонт</w:t>
      </w:r>
      <w:r w:rsidR="008A56C8" w:rsidRPr="00463558">
        <w:t xml:space="preserve"> трубопроводов следует производить в соответствии с проектом</w:t>
      </w:r>
      <w:r w:rsidR="00E76714">
        <w:t>, руководством (инструкцией) по эксплуатации</w:t>
      </w:r>
      <w:r w:rsidR="008A56C8" w:rsidRPr="00463558">
        <w:t xml:space="preserve"> и нормативно-технической документацией по промышленной безопасности.</w:t>
      </w:r>
    </w:p>
    <w:p w14:paraId="37D29181" w14:textId="0EB5BA2D" w:rsidR="00072F2E" w:rsidRPr="00463558" w:rsidRDefault="008A56C8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Лица, осуществляющие </w:t>
      </w:r>
      <w:r w:rsidR="00317480">
        <w:t xml:space="preserve">ремонт и </w:t>
      </w:r>
      <w:r w:rsidRPr="00463558">
        <w:t>обслуживание трубопроводов, проходят подготовку и аттестацию в установленном порядке.</w:t>
      </w:r>
    </w:p>
    <w:p w14:paraId="48AB5F36" w14:textId="77777777" w:rsidR="00072F2E" w:rsidRPr="00463558" w:rsidRDefault="008A56C8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На все трубопроводы составляется паспорт установленного образца.</w:t>
      </w:r>
    </w:p>
    <w:p w14:paraId="60E17770" w14:textId="77777777" w:rsidR="00072F2E" w:rsidRPr="00463558" w:rsidRDefault="008A56C8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Паспорт трубопроводов хранится в установленном порядке.</w:t>
      </w:r>
    </w:p>
    <w:p w14:paraId="48400330" w14:textId="4B62F1B4" w:rsidR="00072F2E" w:rsidRPr="00463558" w:rsidRDefault="008A56C8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Для трубопроводов следует</w:t>
      </w:r>
      <w:r w:rsidR="00252AD2">
        <w:t xml:space="preserve"> вести</w:t>
      </w:r>
      <w:r w:rsidRPr="00463558">
        <w:t xml:space="preserve"> </w:t>
      </w:r>
      <w:r w:rsidR="00252AD2" w:rsidRPr="00252AD2">
        <w:t>оперативн</w:t>
      </w:r>
      <w:r w:rsidR="00252AD2">
        <w:t>ый</w:t>
      </w:r>
      <w:r w:rsidR="00252AD2" w:rsidRPr="00252AD2">
        <w:t xml:space="preserve"> (вахтов</w:t>
      </w:r>
      <w:r w:rsidR="00252AD2">
        <w:t>ый) журнал</w:t>
      </w:r>
      <w:r w:rsidRPr="00463558">
        <w:t>.</w:t>
      </w:r>
    </w:p>
    <w:p w14:paraId="7D1DCE16" w14:textId="2AB7F8DF" w:rsidR="00072F2E" w:rsidRPr="00B87FF3" w:rsidRDefault="00B87FF3" w:rsidP="007A44B4">
      <w:pPr>
        <w:tabs>
          <w:tab w:val="left" w:pos="1560"/>
          <w:tab w:val="left" w:pos="2394"/>
        </w:tabs>
        <w:autoSpaceDE w:val="0"/>
        <w:autoSpaceDN w:val="0"/>
        <w:adjustRightInd w:val="0"/>
        <w:ind w:left="709" w:firstLine="142"/>
        <w:rPr>
          <w:b/>
          <w:bCs/>
        </w:rPr>
      </w:pPr>
      <w:r>
        <w:rPr>
          <w:b/>
          <w:bCs/>
        </w:rPr>
        <w:t xml:space="preserve">8.3 </w:t>
      </w:r>
      <w:r w:rsidR="008A56C8" w:rsidRPr="00B87FF3">
        <w:rPr>
          <w:b/>
          <w:bCs/>
        </w:rPr>
        <w:t>Эксплуатация</w:t>
      </w:r>
    </w:p>
    <w:p w14:paraId="505615A0" w14:textId="29FB5D50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В период эксплуатации трубопроводов следует осуществлять постоянный контроль за состоянием элементов (сварных швов, фланцевых соединений, арматуры), антикоррозионной защиты и изоляции, опорных конструкций и т.д. с записями результатов в </w:t>
      </w:r>
      <w:bookmarkStart w:id="49" w:name="_Hlk53402928"/>
      <w:r w:rsidR="00252AD2" w:rsidRPr="00252AD2">
        <w:t>оперативном (вахтовом) журнале</w:t>
      </w:r>
      <w:bookmarkEnd w:id="49"/>
      <w:r w:rsidRPr="00463558">
        <w:t>.</w:t>
      </w:r>
    </w:p>
    <w:p w14:paraId="7B2CC6D1" w14:textId="77777777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Контроль безопасной эксплуатации трубопроводов осуществляется в установленном порядке.</w:t>
      </w:r>
    </w:p>
    <w:p w14:paraId="3213EE48" w14:textId="10251F41" w:rsidR="008A56C8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 периодическом контроле следует проверять:</w:t>
      </w:r>
    </w:p>
    <w:p w14:paraId="31F0EEA6" w14:textId="29B8BD5E" w:rsidR="008A56C8" w:rsidRPr="00463558" w:rsidRDefault="008A56C8" w:rsidP="0004338C">
      <w:pPr>
        <w:pStyle w:val="af8"/>
        <w:numPr>
          <w:ilvl w:val="0"/>
          <w:numId w:val="12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техническое состояние трубопроводов наружным осмотром и, при необходимости, неразрушающим контролем в местах повышенного коррозионного и эрозионного износа, нагруженных сечений и т.п.;</w:t>
      </w:r>
    </w:p>
    <w:p w14:paraId="4AAC36DA" w14:textId="466207BE" w:rsidR="008A56C8" w:rsidRPr="00463558" w:rsidRDefault="008A56C8" w:rsidP="0004338C">
      <w:pPr>
        <w:pStyle w:val="af8"/>
        <w:numPr>
          <w:ilvl w:val="0"/>
          <w:numId w:val="12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устранение замечаний по предыдущему обследованию и выполнение мер по безопасной эксплуатации трубопроводов;</w:t>
      </w:r>
    </w:p>
    <w:p w14:paraId="3F76EA8C" w14:textId="77777777" w:rsidR="00072F2E" w:rsidRPr="00463558" w:rsidRDefault="008A56C8" w:rsidP="0004338C">
      <w:pPr>
        <w:pStyle w:val="af8"/>
        <w:numPr>
          <w:ilvl w:val="0"/>
          <w:numId w:val="12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полноту и порядок ведения технической документации по обслуживанию, эксплуатации и ремонту трубопроводов.</w:t>
      </w:r>
    </w:p>
    <w:p w14:paraId="42476A4C" w14:textId="2FBD10D3" w:rsidR="00072F2E" w:rsidRPr="00B87FF3" w:rsidRDefault="00B87FF3" w:rsidP="007A44B4">
      <w:pPr>
        <w:tabs>
          <w:tab w:val="left" w:pos="1560"/>
          <w:tab w:val="left" w:pos="2394"/>
        </w:tabs>
        <w:autoSpaceDE w:val="0"/>
        <w:autoSpaceDN w:val="0"/>
        <w:adjustRightInd w:val="0"/>
        <w:ind w:left="709" w:firstLine="142"/>
        <w:rPr>
          <w:b/>
          <w:bCs/>
        </w:rPr>
      </w:pPr>
      <w:r>
        <w:rPr>
          <w:b/>
          <w:bCs/>
        </w:rPr>
        <w:t xml:space="preserve">8.4 </w:t>
      </w:r>
      <w:r w:rsidR="008A56C8" w:rsidRPr="00B87FF3">
        <w:rPr>
          <w:b/>
          <w:bCs/>
        </w:rPr>
        <w:t>Ревизия</w:t>
      </w:r>
    </w:p>
    <w:p w14:paraId="54E99B57" w14:textId="77777777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Основным методом контроля за надежной и безопасной эксплуатацией трубопроводов является периодическая ревизия, которая проводится в установленном </w:t>
      </w:r>
      <w:r w:rsidR="00D11B23" w:rsidRPr="00463558">
        <w:t>порядке. Результаты</w:t>
      </w:r>
      <w:r w:rsidRPr="00463558">
        <w:t xml:space="preserve"> ревизии служат основанием для оценки состояния трубопроводов и возможности их дальнейшей эксплуатации.</w:t>
      </w:r>
    </w:p>
    <w:p w14:paraId="2A5B9F9D" w14:textId="77777777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Сроки проведения ревизии трубопроводов устанавливаются в зависимости от скорости коррозионно-эрозионного износа элементов трубопроводов, условий эксплуатации, результатов предыдущих осмотров и ревизии.</w:t>
      </w:r>
    </w:p>
    <w:p w14:paraId="4F43916E" w14:textId="77777777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Для трубопроводов предусматриваются следующие виды ревизии: выборочная, генеральная выборочная и полная. Сроки выборочной ревизии устанавливаются в зависимости от условий эксплуатации.</w:t>
      </w:r>
    </w:p>
    <w:p w14:paraId="68185A04" w14:textId="77777777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lastRenderedPageBreak/>
        <w:t>При проведении ревизии внимание следует уделять участкам, работающим в особо сложных условиях, где наиболее вероятен максимальный износ</w:t>
      </w:r>
      <w:r w:rsidR="00BD568B" w:rsidRPr="00463558">
        <w:t xml:space="preserve"> </w:t>
      </w:r>
      <w:r w:rsidRPr="00463558">
        <w:t>трубопровода вследствие коррозии, эрозии, вибрации и других причин. К таким</w:t>
      </w:r>
      <w:r w:rsidR="00BD568B" w:rsidRPr="00463558">
        <w:t xml:space="preserve"> </w:t>
      </w:r>
      <w:r w:rsidRPr="00463558">
        <w:t>относятся участки, где изменяется направление потока (колена, тройники, врезки,</w:t>
      </w:r>
      <w:r w:rsidR="00BD568B" w:rsidRPr="00463558">
        <w:t xml:space="preserve"> </w:t>
      </w:r>
      <w:r w:rsidRPr="00463558">
        <w:t>а также участки трубопроводов перед арматурой и после нее) и где возможно</w:t>
      </w:r>
      <w:r w:rsidR="00BD568B" w:rsidRPr="00463558">
        <w:t xml:space="preserve"> </w:t>
      </w:r>
      <w:r w:rsidRPr="00463558">
        <w:t>скопление влаги, веществ, вызывающих коррозию (тупиковые и временно неработающие участки).</w:t>
      </w:r>
    </w:p>
    <w:p w14:paraId="2E73962B" w14:textId="77777777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Приступать к ревизии следует после выполнения необходимых подготовительных работ.</w:t>
      </w:r>
    </w:p>
    <w:p w14:paraId="5A351F01" w14:textId="11D4DECA" w:rsidR="008A56C8" w:rsidRPr="00BF04ED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BF04ED">
        <w:t>При ревизии контрольного участка трубопровода следует:</w:t>
      </w:r>
    </w:p>
    <w:p w14:paraId="42F35D5A" w14:textId="77777777" w:rsidR="008A56C8" w:rsidRPr="00BF04ED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BF04ED">
        <w:t>а) провести наружный осмотр согласно требованиям;</w:t>
      </w:r>
    </w:p>
    <w:p w14:paraId="05679B44" w14:textId="6900B6A9" w:rsidR="00BD568B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BF04ED">
        <w:t>в) произвести замер толщины стенок труб и других деталей контрольног</w:t>
      </w:r>
      <w:r w:rsidR="00BD568B" w:rsidRPr="00BF04ED">
        <w:t xml:space="preserve">о </w:t>
      </w:r>
      <w:r w:rsidRPr="00BF04ED">
        <w:t>участка;</w:t>
      </w:r>
    </w:p>
    <w:p w14:paraId="50F7869A" w14:textId="672150DA" w:rsidR="008A56C8" w:rsidRPr="00463558" w:rsidRDefault="008A56C8" w:rsidP="0004338C">
      <w:pPr>
        <w:ind w:firstLine="851"/>
      </w:pPr>
      <w:r w:rsidRPr="00463558">
        <w:t>г) при обнаружении в процессе осмотра дефектов в сварных швах (околошовной зоне) или при возникновении сомнений в их качестве произвести контроль неразрушающими методами (радиографический, ультразвуковой и т.д.);</w:t>
      </w:r>
    </w:p>
    <w:p w14:paraId="16E5BD1C" w14:textId="4493C8A9" w:rsidR="008A56C8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д) при возникновении сомнений в качестве металла проверить его механические свойства и химический состав;</w:t>
      </w:r>
    </w:p>
    <w:p w14:paraId="0715302E" w14:textId="2EE689DC" w:rsidR="008A56C8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е) проверить состояние муфт, фланцев, их прива</w:t>
      </w:r>
      <w:r w:rsidR="00ED05F6">
        <w:t>р</w:t>
      </w:r>
      <w:r w:rsidRPr="00463558">
        <w:t>очных поверхностей и</w:t>
      </w:r>
      <w:r w:rsidR="00BD568B" w:rsidRPr="00463558">
        <w:t xml:space="preserve"> </w:t>
      </w:r>
      <w:r w:rsidRPr="00463558">
        <w:t>резьбы, прокладок, крепежа, а также фасонных деталей и арматуры, если такие</w:t>
      </w:r>
      <w:r w:rsidR="00BD568B" w:rsidRPr="00463558">
        <w:t xml:space="preserve"> </w:t>
      </w:r>
      <w:r w:rsidRPr="00463558">
        <w:t>имеются на контрольном участке;</w:t>
      </w:r>
    </w:p>
    <w:p w14:paraId="01F9FADA" w14:textId="77777777" w:rsidR="00072F2E" w:rsidRPr="00463558" w:rsidRDefault="008A56C8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з) провести контроль наличия остаточных деформаций, если это предусмотрено проектом.</w:t>
      </w:r>
      <w:bookmarkStart w:id="50" w:name="_Toc427567084"/>
      <w:bookmarkEnd w:id="48"/>
    </w:p>
    <w:p w14:paraId="2BABFBEA" w14:textId="26788411" w:rsidR="00072F2E" w:rsidRPr="00463558" w:rsidRDefault="00337DA6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Результаты ревизии считаются удовлетворительными, если обнаруженные отклонения находятся в допустимых пределах.</w:t>
      </w:r>
      <w:r w:rsidR="00DA18EB">
        <w:t xml:space="preserve"> </w:t>
      </w:r>
      <w:r w:rsidRPr="00463558">
        <w:t>При неудовлетворительных результатах ревизии следует проверить еще два</w:t>
      </w:r>
      <w:r w:rsidR="00072F2E" w:rsidRPr="00463558">
        <w:t xml:space="preserve"> </w:t>
      </w:r>
      <w:r w:rsidRPr="00463558">
        <w:t>аналогичных участка, из которых один должен быть продолжением ревизуемого</w:t>
      </w:r>
      <w:r w:rsidR="00072F2E" w:rsidRPr="00463558">
        <w:t xml:space="preserve"> </w:t>
      </w:r>
      <w:r w:rsidRPr="00463558">
        <w:t>участка, а второй - аналогичным ревизуемому участку.</w:t>
      </w:r>
    </w:p>
    <w:p w14:paraId="2218AB7F" w14:textId="77777777" w:rsidR="000B4FE4" w:rsidRDefault="00337DA6" w:rsidP="0004338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После проведения ревизии состав</w:t>
      </w:r>
      <w:r w:rsidR="00072F2E" w:rsidRPr="00463558">
        <w:t>ляются акты, к которым приклады</w:t>
      </w:r>
      <w:r w:rsidRPr="00463558">
        <w:t>ваются все протоколы и заключения о проведе</w:t>
      </w:r>
      <w:r w:rsidR="00072F2E" w:rsidRPr="00463558">
        <w:t>нных проверках. Результаты реви</w:t>
      </w:r>
      <w:r w:rsidRPr="00463558">
        <w:t>зии заносятся в паспорт трубопровода. Акты</w:t>
      </w:r>
      <w:r w:rsidR="00072F2E" w:rsidRPr="00463558">
        <w:t xml:space="preserve"> и остальные документы приклады</w:t>
      </w:r>
      <w:r w:rsidRPr="00463558">
        <w:t>ваются к паспорту.</w:t>
      </w:r>
    </w:p>
    <w:p w14:paraId="5343D74A" w14:textId="77777777" w:rsidR="000B4FE4" w:rsidRDefault="00337DA6" w:rsidP="0004338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После истечения проектного сро</w:t>
      </w:r>
      <w:r w:rsidR="00072F2E" w:rsidRPr="00463558">
        <w:t>ка службы независимо от техниче</w:t>
      </w:r>
      <w:r w:rsidRPr="00463558">
        <w:t>ского состояния элементы трубопроводов д</w:t>
      </w:r>
      <w:r w:rsidR="00072F2E" w:rsidRPr="00463558">
        <w:t>олжны быть подвергнуты комплекс</w:t>
      </w:r>
      <w:r w:rsidRPr="00463558">
        <w:t>ному обследованию (экспертизе промышленно</w:t>
      </w:r>
      <w:r w:rsidR="00072F2E" w:rsidRPr="00463558">
        <w:t>й безопасности) с целью установ</w:t>
      </w:r>
      <w:r w:rsidRPr="00463558">
        <w:t>ления возможности и сроков дальнейшей эксплуатации.</w:t>
      </w:r>
    </w:p>
    <w:p w14:paraId="15C063B0" w14:textId="3822A329" w:rsidR="00072F2E" w:rsidRPr="00463558" w:rsidRDefault="00337DA6" w:rsidP="0004338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Элементы трубопроводов подлежат отбраковке, если в результате</w:t>
      </w:r>
      <w:r w:rsidR="00072F2E" w:rsidRPr="00463558">
        <w:t xml:space="preserve"> </w:t>
      </w:r>
      <w:r w:rsidRPr="00463558">
        <w:t>ревизии окажется, что из-за воздействия сред</w:t>
      </w:r>
      <w:r w:rsidR="00072F2E" w:rsidRPr="00463558">
        <w:t>ы толщина стенки стала ниже про</w:t>
      </w:r>
      <w:r w:rsidRPr="00463558">
        <w:t xml:space="preserve">ектной и достигла величины, </w:t>
      </w:r>
      <w:r w:rsidRPr="00463558">
        <w:lastRenderedPageBreak/>
        <w:t>определяемой расч</w:t>
      </w:r>
      <w:r w:rsidR="00072F2E" w:rsidRPr="00463558">
        <w:t>етом на прочность без учета при</w:t>
      </w:r>
      <w:r w:rsidRPr="00463558">
        <w:t>бавки на коррозию (отбраковочный размер).</w:t>
      </w:r>
      <w:r w:rsidR="00072F2E" w:rsidRPr="00463558">
        <w:t xml:space="preserve"> </w:t>
      </w:r>
      <w:r w:rsidRPr="00463558">
        <w:t>Отбраковочные толщины стенок элеме</w:t>
      </w:r>
      <w:r w:rsidR="00072F2E" w:rsidRPr="00463558">
        <w:t>нтов трубопровода следует указы</w:t>
      </w:r>
      <w:r w:rsidRPr="00463558">
        <w:t>вать в проектной документации. Трубы и эле</w:t>
      </w:r>
      <w:r w:rsidR="00072F2E" w:rsidRPr="00463558">
        <w:t>менты трубопроводов отбраковыва</w:t>
      </w:r>
      <w:r w:rsidRPr="00463558">
        <w:t>ются, если:</w:t>
      </w:r>
    </w:p>
    <w:p w14:paraId="0B2694DC" w14:textId="5735CE2A" w:rsidR="00072F2E" w:rsidRPr="00463558" w:rsidRDefault="00337DA6" w:rsidP="0004338C">
      <w:pPr>
        <w:pStyle w:val="af8"/>
        <w:numPr>
          <w:ilvl w:val="0"/>
          <w:numId w:val="20"/>
        </w:numPr>
        <w:ind w:left="0" w:firstLine="851"/>
      </w:pPr>
      <w:r w:rsidRPr="00463558">
        <w:t>при ревизии на поверхности были об</w:t>
      </w:r>
      <w:r w:rsidR="00072F2E" w:rsidRPr="00463558">
        <w:t>наружены трещины, отслоения, де</w:t>
      </w:r>
      <w:r w:rsidRPr="00463558">
        <w:t>формации (гофры, вмятины, вздутия и т.п.);</w:t>
      </w:r>
    </w:p>
    <w:p w14:paraId="653A49FB" w14:textId="670A6E9A" w:rsidR="00072F2E" w:rsidRPr="00463558" w:rsidRDefault="00337DA6" w:rsidP="0004338C">
      <w:pPr>
        <w:pStyle w:val="af8"/>
        <w:numPr>
          <w:ilvl w:val="0"/>
          <w:numId w:val="20"/>
        </w:numPr>
        <w:ind w:left="0" w:firstLine="851"/>
      </w:pPr>
      <w:r w:rsidRPr="00463558">
        <w:t>в результате воздействия среды за время работы до очередной ревизии</w:t>
      </w:r>
      <w:r w:rsidR="00072F2E" w:rsidRPr="00463558">
        <w:t xml:space="preserve"> </w:t>
      </w:r>
      <w:r w:rsidRPr="00463558">
        <w:t>толщина стенки выйдет за пределы отбраковочных</w:t>
      </w:r>
      <w:r w:rsidR="00DA18EB">
        <w:t xml:space="preserve"> размеров, определяемых рас</w:t>
      </w:r>
      <w:r w:rsidRPr="00463558">
        <w:t>четом на прочность;</w:t>
      </w:r>
    </w:p>
    <w:p w14:paraId="3ABD7F40" w14:textId="77777777" w:rsidR="00072F2E" w:rsidRPr="00463558" w:rsidRDefault="00337DA6" w:rsidP="0004338C">
      <w:pPr>
        <w:pStyle w:val="af8"/>
        <w:numPr>
          <w:ilvl w:val="0"/>
          <w:numId w:val="20"/>
        </w:numPr>
        <w:ind w:left="0" w:firstLine="851"/>
      </w:pPr>
      <w:r w:rsidRPr="00463558">
        <w:t>изменились механические свойства металла;</w:t>
      </w:r>
    </w:p>
    <w:p w14:paraId="1B9DE781" w14:textId="77777777" w:rsidR="00072F2E" w:rsidRPr="00463558" w:rsidRDefault="00337DA6" w:rsidP="0004338C">
      <w:pPr>
        <w:pStyle w:val="af8"/>
        <w:numPr>
          <w:ilvl w:val="0"/>
          <w:numId w:val="20"/>
        </w:numPr>
        <w:ind w:left="0" w:firstLine="851"/>
      </w:pPr>
      <w:r w:rsidRPr="00463558">
        <w:t>при контроле сварных швов обнар</w:t>
      </w:r>
      <w:r w:rsidR="00072F2E" w:rsidRPr="00463558">
        <w:t>ужены дефекты, не подлежащие ис</w:t>
      </w:r>
      <w:r w:rsidRPr="00463558">
        <w:t>правлению;</w:t>
      </w:r>
    </w:p>
    <w:p w14:paraId="772ABDA4" w14:textId="77777777" w:rsidR="00072F2E" w:rsidRPr="00463558" w:rsidRDefault="00337DA6" w:rsidP="0004338C">
      <w:pPr>
        <w:pStyle w:val="af8"/>
        <w:numPr>
          <w:ilvl w:val="0"/>
          <w:numId w:val="20"/>
        </w:numPr>
        <w:ind w:left="0" w:firstLine="851"/>
      </w:pPr>
      <w:r w:rsidRPr="00463558">
        <w:t>размеры резьбовых соединений вышли из поля допусков или на резьбе</w:t>
      </w:r>
      <w:r w:rsidR="00072F2E" w:rsidRPr="00463558">
        <w:t xml:space="preserve"> </w:t>
      </w:r>
      <w:r w:rsidRPr="00463558">
        <w:t>имеются срывы витков, трещины, коррозионный износ;</w:t>
      </w:r>
    </w:p>
    <w:p w14:paraId="625DC4B4" w14:textId="2FF49E2A" w:rsidR="00337DA6" w:rsidRDefault="00337DA6" w:rsidP="0004338C">
      <w:pPr>
        <w:pStyle w:val="af8"/>
        <w:numPr>
          <w:ilvl w:val="0"/>
          <w:numId w:val="20"/>
        </w:numPr>
        <w:ind w:left="0" w:firstLine="851"/>
      </w:pPr>
      <w:r w:rsidRPr="00463558">
        <w:t>трубопровод не выдержал гидравличес</w:t>
      </w:r>
      <w:r w:rsidR="00072F2E" w:rsidRPr="00463558">
        <w:t>кого или пневматического испыта</w:t>
      </w:r>
      <w:r w:rsidRPr="00463558">
        <w:t>ний.</w:t>
      </w:r>
    </w:p>
    <w:p w14:paraId="42500F2A" w14:textId="077AE921" w:rsidR="00337DA6" w:rsidRDefault="00337DA6" w:rsidP="0004338C">
      <w:pPr>
        <w:ind w:firstLine="851"/>
      </w:pPr>
      <w:r w:rsidRPr="00463558">
        <w:t>Фланцы отбраковываются при:</w:t>
      </w:r>
    </w:p>
    <w:p w14:paraId="14628A63" w14:textId="5D439064" w:rsidR="00337DA6" w:rsidRPr="00463558" w:rsidRDefault="00337DA6" w:rsidP="0004338C">
      <w:pPr>
        <w:ind w:firstLine="851"/>
      </w:pPr>
      <w:r w:rsidRPr="00463558">
        <w:t xml:space="preserve">неудовлетворительном состоянии </w:t>
      </w:r>
      <w:r w:rsidR="00ED05F6" w:rsidRPr="00463558">
        <w:t>прива</w:t>
      </w:r>
      <w:r w:rsidR="00ED05F6">
        <w:t>р</w:t>
      </w:r>
      <w:r w:rsidR="00ED05F6" w:rsidRPr="00463558">
        <w:t xml:space="preserve">очных </w:t>
      </w:r>
      <w:r w:rsidRPr="00463558">
        <w:t>поверхностей;</w:t>
      </w:r>
    </w:p>
    <w:p w14:paraId="2363C06C" w14:textId="3E2EE5AA" w:rsidR="00337DA6" w:rsidRPr="00463558" w:rsidRDefault="00337DA6" w:rsidP="0004338C">
      <w:pPr>
        <w:ind w:firstLine="851"/>
      </w:pPr>
      <w:r w:rsidRPr="00463558">
        <w:t>наличии трещин, раковин и других дефектов;</w:t>
      </w:r>
    </w:p>
    <w:p w14:paraId="44D9BB83" w14:textId="5755B09A" w:rsidR="00337DA6" w:rsidRPr="00463558" w:rsidRDefault="00337DA6" w:rsidP="0004338C">
      <w:pPr>
        <w:ind w:firstLine="851"/>
      </w:pPr>
      <w:r w:rsidRPr="00463558">
        <w:t>деформации;</w:t>
      </w:r>
    </w:p>
    <w:p w14:paraId="1AAA9596" w14:textId="74B96007" w:rsidR="00337DA6" w:rsidRPr="00463558" w:rsidRDefault="00337DA6" w:rsidP="0004338C">
      <w:pPr>
        <w:ind w:firstLine="851"/>
      </w:pPr>
      <w:r w:rsidRPr="00463558">
        <w:t>уменьшении толщины стенки воротн</w:t>
      </w:r>
      <w:r w:rsidR="00072F2E" w:rsidRPr="00463558">
        <w:t>ика фланца до отбраковочных раз</w:t>
      </w:r>
      <w:r w:rsidRPr="00463558">
        <w:t>меров трубы;</w:t>
      </w:r>
    </w:p>
    <w:p w14:paraId="6DAA3F24" w14:textId="4300C633" w:rsidR="00337DA6" w:rsidRPr="00463558" w:rsidRDefault="00337DA6" w:rsidP="0004338C">
      <w:pPr>
        <w:ind w:firstLine="851"/>
      </w:pPr>
      <w:r w:rsidRPr="00463558">
        <w:t>срыве, смятии и износе резьбы в резьбовых фланцах высокого давления,</w:t>
      </w:r>
      <w:r w:rsidR="00072F2E" w:rsidRPr="00463558">
        <w:t xml:space="preserve"> а также при </w:t>
      </w:r>
      <w:r w:rsidRPr="00463558">
        <w:t>наличии люфта в резьбе, превышающего допустимые пределы. Линзы</w:t>
      </w:r>
      <w:r w:rsidR="00072F2E" w:rsidRPr="00463558">
        <w:t xml:space="preserve"> и прокладки </w:t>
      </w:r>
      <w:r w:rsidRPr="00463558">
        <w:t>овального сечения отбраковываются при наличии трещин, забоин,</w:t>
      </w:r>
      <w:r w:rsidR="00072F2E" w:rsidRPr="00463558">
        <w:t xml:space="preserve"> </w:t>
      </w:r>
      <w:r w:rsidRPr="00463558">
        <w:t>сколов, смятии уплотнительных поверхностей, деформации.</w:t>
      </w:r>
    </w:p>
    <w:p w14:paraId="3B507A29" w14:textId="5FF37515" w:rsidR="000B4FE4" w:rsidRPr="00463558" w:rsidRDefault="00337DA6" w:rsidP="0004338C">
      <w:pPr>
        <w:ind w:firstLine="851"/>
      </w:pPr>
      <w:r w:rsidRPr="00463558">
        <w:t>Крепежные детали отбраковываются:</w:t>
      </w:r>
    </w:p>
    <w:p w14:paraId="7796C80A" w14:textId="4450C573" w:rsidR="00337DA6" w:rsidRPr="00463558" w:rsidRDefault="00337DA6" w:rsidP="0004338C">
      <w:pPr>
        <w:pStyle w:val="af8"/>
        <w:numPr>
          <w:ilvl w:val="0"/>
          <w:numId w:val="21"/>
        </w:numPr>
        <w:ind w:left="0" w:firstLine="851"/>
      </w:pPr>
      <w:r w:rsidRPr="00463558">
        <w:t>при появлении трещин, срыва или коррозионного износа резьбы;</w:t>
      </w:r>
    </w:p>
    <w:p w14:paraId="6E8518C6" w14:textId="51B8D4A3" w:rsidR="00337DA6" w:rsidRPr="00463558" w:rsidRDefault="00337DA6" w:rsidP="0004338C">
      <w:pPr>
        <w:pStyle w:val="af8"/>
        <w:numPr>
          <w:ilvl w:val="0"/>
          <w:numId w:val="21"/>
        </w:numPr>
        <w:ind w:left="0" w:firstLine="851"/>
      </w:pPr>
      <w:r w:rsidRPr="00463558">
        <w:t>в случаях изгиба болтов и шпилек;</w:t>
      </w:r>
    </w:p>
    <w:p w14:paraId="03144890" w14:textId="58B4FFBA" w:rsidR="00337DA6" w:rsidRPr="00463558" w:rsidRDefault="00337DA6" w:rsidP="0004338C">
      <w:pPr>
        <w:pStyle w:val="af8"/>
        <w:numPr>
          <w:ilvl w:val="0"/>
          <w:numId w:val="21"/>
        </w:numPr>
        <w:ind w:left="0" w:firstLine="851"/>
      </w:pPr>
      <w:r w:rsidRPr="00463558">
        <w:t>при остаточной деформации, приводящей к изменению профиля резьбы;</w:t>
      </w:r>
    </w:p>
    <w:p w14:paraId="3C306DB1" w14:textId="4AB7F6B1" w:rsidR="00337DA6" w:rsidRPr="00463558" w:rsidRDefault="00337DA6" w:rsidP="0004338C">
      <w:pPr>
        <w:pStyle w:val="af8"/>
        <w:numPr>
          <w:ilvl w:val="0"/>
          <w:numId w:val="21"/>
        </w:numPr>
        <w:ind w:left="0" w:firstLine="851"/>
      </w:pPr>
      <w:r w:rsidRPr="00463558">
        <w:t>в случае износа боковых граней головок болтов и гаек;</w:t>
      </w:r>
    </w:p>
    <w:p w14:paraId="2466F68B" w14:textId="7524F73C" w:rsidR="00337DA6" w:rsidRPr="00463558" w:rsidRDefault="00337DA6" w:rsidP="0004338C">
      <w:pPr>
        <w:pStyle w:val="af8"/>
        <w:numPr>
          <w:ilvl w:val="0"/>
          <w:numId w:val="21"/>
        </w:numPr>
        <w:ind w:left="0" w:firstLine="851"/>
      </w:pPr>
      <w:r w:rsidRPr="00463558">
        <w:t>в случае снижения механических свойств металла ниже допустимого</w:t>
      </w:r>
      <w:r w:rsidR="00072F2E" w:rsidRPr="00463558">
        <w:t xml:space="preserve"> </w:t>
      </w:r>
      <w:r w:rsidRPr="00463558">
        <w:t>уровня.</w:t>
      </w:r>
    </w:p>
    <w:p w14:paraId="09A111A4" w14:textId="0B6F9622" w:rsidR="005F2014" w:rsidRDefault="00337DA6" w:rsidP="0004338C">
      <w:pPr>
        <w:ind w:firstLine="851"/>
      </w:pPr>
      <w:r w:rsidRPr="00463558">
        <w:t xml:space="preserve">Ответственность за безопасную эксплуатацию трубопровода несет </w:t>
      </w:r>
      <w:r w:rsidR="001A6AC6">
        <w:t>эксплуатирующая организация</w:t>
      </w:r>
      <w:r w:rsidRPr="00463558">
        <w:t>.</w:t>
      </w:r>
    </w:p>
    <w:p w14:paraId="0744386A" w14:textId="4155361E" w:rsidR="000B4FE4" w:rsidRPr="00463558" w:rsidRDefault="001A6AC6" w:rsidP="0004338C">
      <w:pPr>
        <w:ind w:firstLine="851"/>
      </w:pPr>
      <w:r>
        <w:t>Эксплуатирующая организация</w:t>
      </w:r>
      <w:r w:rsidR="00FD3B88" w:rsidRPr="00463558">
        <w:t xml:space="preserve"> </w:t>
      </w:r>
      <w:r w:rsidR="004867FC" w:rsidRPr="00463558">
        <w:t>обязан</w:t>
      </w:r>
      <w:r>
        <w:t>а</w:t>
      </w:r>
      <w:r w:rsidR="004867FC" w:rsidRPr="00463558">
        <w:t xml:space="preserve"> обеспечить:</w:t>
      </w:r>
      <w:bookmarkEnd w:id="50"/>
    </w:p>
    <w:p w14:paraId="31B0EBB0" w14:textId="67286A59" w:rsidR="001D2FB1" w:rsidRPr="00463558" w:rsidRDefault="004867FC" w:rsidP="0004338C">
      <w:pPr>
        <w:pStyle w:val="af8"/>
        <w:numPr>
          <w:ilvl w:val="0"/>
          <w:numId w:val="22"/>
        </w:numPr>
        <w:ind w:left="0" w:firstLine="851"/>
      </w:pPr>
      <w:bookmarkStart w:id="51" w:name="_Toc427567085"/>
      <w:r w:rsidRPr="00463558">
        <w:t xml:space="preserve">содержание </w:t>
      </w:r>
      <w:r w:rsidR="003435F2">
        <w:t>трубопровода</w:t>
      </w:r>
      <w:r w:rsidR="003435F2" w:rsidRPr="00CE3A7E">
        <w:t xml:space="preserve"> </w:t>
      </w:r>
      <w:r w:rsidRPr="00463558">
        <w:t xml:space="preserve">в исправном состоянии, обеспечивающем </w:t>
      </w:r>
      <w:r w:rsidR="00FD3B88" w:rsidRPr="00463558">
        <w:t>б</w:t>
      </w:r>
      <w:r w:rsidRPr="00463558">
        <w:t xml:space="preserve">езопасные условия труда, и </w:t>
      </w:r>
      <w:r w:rsidR="002F46FE" w:rsidRPr="00463558">
        <w:t>е</w:t>
      </w:r>
      <w:r w:rsidR="00FF6EE1" w:rsidRPr="00463558">
        <w:t>го</w:t>
      </w:r>
      <w:r w:rsidR="007D4E67" w:rsidRPr="00463558">
        <w:t xml:space="preserve"> </w:t>
      </w:r>
      <w:r w:rsidRPr="00463558">
        <w:t>эксплуатацию в соответствии с требованиями законодательства в области технического регулирования;</w:t>
      </w:r>
      <w:bookmarkEnd w:id="51"/>
    </w:p>
    <w:p w14:paraId="6B4E7BB4" w14:textId="77777777" w:rsidR="001D2FB1" w:rsidRPr="00463558" w:rsidRDefault="004867FC" w:rsidP="0004338C">
      <w:pPr>
        <w:pStyle w:val="af8"/>
        <w:numPr>
          <w:ilvl w:val="0"/>
          <w:numId w:val="22"/>
        </w:numPr>
        <w:ind w:left="0" w:firstLine="851"/>
      </w:pPr>
      <w:bookmarkStart w:id="52" w:name="_Toc427567086"/>
      <w:r w:rsidRPr="00463558">
        <w:t>своевременное и качественное проведение технического обслуживания, планово-предупредительного ремонта, испытаний</w:t>
      </w:r>
      <w:r w:rsidR="00FD3B88" w:rsidRPr="00463558">
        <w:t>;</w:t>
      </w:r>
      <w:bookmarkEnd w:id="52"/>
    </w:p>
    <w:p w14:paraId="3CEC8E25" w14:textId="77777777" w:rsidR="001D2FB1" w:rsidRPr="00463558" w:rsidRDefault="004867FC" w:rsidP="0004338C">
      <w:pPr>
        <w:pStyle w:val="af8"/>
        <w:numPr>
          <w:ilvl w:val="0"/>
          <w:numId w:val="22"/>
        </w:numPr>
        <w:ind w:left="0" w:firstLine="851"/>
      </w:pPr>
      <w:bookmarkStart w:id="53" w:name="_Toc427567087"/>
      <w:r w:rsidRPr="00463558">
        <w:lastRenderedPageBreak/>
        <w:t xml:space="preserve">разработку и ведение необходимой документации по вопросам организации эксплуатации </w:t>
      </w:r>
      <w:r w:rsidR="00FF6EE1" w:rsidRPr="00463558">
        <w:t>изделия</w:t>
      </w:r>
      <w:r w:rsidR="002F46FE" w:rsidRPr="00463558">
        <w:t>;</w:t>
      </w:r>
      <w:bookmarkEnd w:id="53"/>
    </w:p>
    <w:p w14:paraId="5A15EEB1" w14:textId="7B0F48B5" w:rsidR="001D2FB1" w:rsidRPr="00463558" w:rsidRDefault="004867FC" w:rsidP="0004338C">
      <w:pPr>
        <w:pStyle w:val="af8"/>
        <w:numPr>
          <w:ilvl w:val="0"/>
          <w:numId w:val="22"/>
        </w:numPr>
        <w:ind w:left="0" w:firstLine="851"/>
      </w:pPr>
      <w:bookmarkStart w:id="54" w:name="_Toc427567089"/>
      <w:r w:rsidRPr="00463558">
        <w:t xml:space="preserve">охрану окружающей среды при эксплуатации </w:t>
      </w:r>
      <w:r w:rsidR="003435F2">
        <w:t>трубопровода</w:t>
      </w:r>
      <w:r w:rsidRPr="00463558">
        <w:t>;</w:t>
      </w:r>
      <w:bookmarkEnd w:id="54"/>
    </w:p>
    <w:p w14:paraId="1672E08F" w14:textId="76303463" w:rsidR="00FD3B88" w:rsidRPr="00463558" w:rsidRDefault="004867FC" w:rsidP="0004338C">
      <w:pPr>
        <w:pStyle w:val="af8"/>
        <w:numPr>
          <w:ilvl w:val="0"/>
          <w:numId w:val="22"/>
        </w:numPr>
        <w:ind w:left="0" w:firstLine="851"/>
      </w:pPr>
      <w:bookmarkStart w:id="55" w:name="_Toc427567090"/>
      <w:r w:rsidRPr="00463558">
        <w:t xml:space="preserve">учет, анализ и расследование нарушений в работе </w:t>
      </w:r>
      <w:r w:rsidR="003435F2">
        <w:t>трубопровода</w:t>
      </w:r>
      <w:r w:rsidR="00583009" w:rsidRPr="00463558">
        <w:t>,</w:t>
      </w:r>
      <w:r w:rsidRPr="00463558">
        <w:t xml:space="preserve"> и принятие мер по устранению причин их возникновения</w:t>
      </w:r>
      <w:bookmarkEnd w:id="55"/>
      <w:r w:rsidR="000B4FE4">
        <w:t>.</w:t>
      </w:r>
    </w:p>
    <w:p w14:paraId="11000DB0" w14:textId="3C74087F" w:rsidR="000B4FE4" w:rsidRPr="00463558" w:rsidRDefault="00C25D34" w:rsidP="0004338C">
      <w:pPr>
        <w:ind w:firstLine="851"/>
      </w:pPr>
      <w:bookmarkStart w:id="56" w:name="_Toc427567091"/>
      <w:r w:rsidRPr="00463558">
        <w:t xml:space="preserve">Трубопровод должен эксплуатироваться в соответствии с требованиями: </w:t>
      </w:r>
    </w:p>
    <w:p w14:paraId="6958F9E8" w14:textId="20C9F8BA" w:rsidR="00C25D34" w:rsidRPr="003435F2" w:rsidRDefault="00C25D34" w:rsidP="0004338C">
      <w:pPr>
        <w:pStyle w:val="af8"/>
        <w:numPr>
          <w:ilvl w:val="0"/>
          <w:numId w:val="28"/>
        </w:numPr>
        <w:ind w:firstLine="851"/>
        <w:rPr>
          <w:bCs/>
        </w:rPr>
      </w:pPr>
      <w:r w:rsidRPr="003435F2">
        <w:rPr>
          <w:bCs/>
        </w:rPr>
        <w:t>ГОСТ 32569</w:t>
      </w:r>
      <w:r w:rsidR="00252AD2">
        <w:rPr>
          <w:bCs/>
        </w:rPr>
        <w:t>-2013</w:t>
      </w:r>
      <w:r w:rsidRPr="003435F2">
        <w:rPr>
          <w:bCs/>
        </w:rPr>
        <w:t xml:space="preserve"> «Трубопроводы технологические стальные. Требования к устройству и эксплуатации на взрывопожароопасных и химически опасных производствах»;</w:t>
      </w:r>
    </w:p>
    <w:p w14:paraId="3B236DB2" w14:textId="0CB3D040" w:rsidR="00C25D34" w:rsidRPr="003435F2" w:rsidRDefault="00252AD2" w:rsidP="00252AD2">
      <w:pPr>
        <w:pStyle w:val="af8"/>
        <w:numPr>
          <w:ilvl w:val="0"/>
          <w:numId w:val="28"/>
        </w:numPr>
        <w:rPr>
          <w:bCs/>
        </w:rPr>
      </w:pPr>
      <w:bookmarkStart w:id="57" w:name="_Hlk37445893"/>
      <w:r>
        <w:rPr>
          <w:bCs/>
        </w:rPr>
        <w:t>Техническим</w:t>
      </w:r>
      <w:r w:rsidRPr="00252AD2">
        <w:rPr>
          <w:bCs/>
        </w:rPr>
        <w:t xml:space="preserve"> регламент</w:t>
      </w:r>
      <w:r>
        <w:rPr>
          <w:bCs/>
        </w:rPr>
        <w:t>ом</w:t>
      </w:r>
      <w:r w:rsidRPr="00252AD2">
        <w:rPr>
          <w:bCs/>
        </w:rPr>
        <w:t xml:space="preserve"> Таможенного союза "О безопасности оборудования, работающего под избыточным давлением" (ТР ТС 032/2013)</w:t>
      </w:r>
      <w:r w:rsidR="00C25D34" w:rsidRPr="003435F2">
        <w:rPr>
          <w:bCs/>
        </w:rPr>
        <w:t>;</w:t>
      </w:r>
    </w:p>
    <w:bookmarkEnd w:id="57"/>
    <w:p w14:paraId="59341563" w14:textId="77777777" w:rsidR="00C25D34" w:rsidRPr="00463558" w:rsidRDefault="00C25D34" w:rsidP="0004338C">
      <w:pPr>
        <w:pStyle w:val="af8"/>
        <w:numPr>
          <w:ilvl w:val="0"/>
          <w:numId w:val="28"/>
        </w:numPr>
        <w:ind w:firstLine="851"/>
      </w:pPr>
      <w:r w:rsidRPr="00463558">
        <w:t xml:space="preserve">инструкции предприятия-изготовителя с соблюдением сроков и объемов установленных осмотров, проверок, профилактических работ, профилактических испытаний и ремонтов. </w:t>
      </w:r>
    </w:p>
    <w:p w14:paraId="1F142F1F" w14:textId="1150817A" w:rsidR="004A1C8F" w:rsidRDefault="004867FC" w:rsidP="0004338C">
      <w:pPr>
        <w:ind w:firstLine="851"/>
      </w:pPr>
      <w:bookmarkStart w:id="58" w:name="_Toc427567092"/>
      <w:bookmarkEnd w:id="56"/>
      <w:r w:rsidRPr="00463558">
        <w:t xml:space="preserve">Работы </w:t>
      </w:r>
      <w:r w:rsidR="00A12FE4" w:rsidRPr="00463558">
        <w:t xml:space="preserve">по ремонту и осмотру </w:t>
      </w:r>
      <w:r w:rsidR="00084D71" w:rsidRPr="00463558">
        <w:t xml:space="preserve">трубопровода </w:t>
      </w:r>
      <w:r w:rsidRPr="00463558">
        <w:t xml:space="preserve">должны проводиться с оформлением работ </w:t>
      </w:r>
      <w:r w:rsidR="000A1673" w:rsidRPr="000A1673">
        <w:t>нарядом-допуском на проведение работ повышенной опасности</w:t>
      </w:r>
      <w:r w:rsidRPr="00463558">
        <w:t>, распоряжением или перечнем работ, выполняемых в порядке текущей эксплуатации, оформлением допуска к работе, осуществлением надзора во время производства работы, оформлением перерыва в работе, перевода выполнения работы на другое место, окончания работы.</w:t>
      </w:r>
      <w:bookmarkStart w:id="59" w:name="_Toc427567093"/>
      <w:bookmarkEnd w:id="58"/>
    </w:p>
    <w:p w14:paraId="30DCE2DA" w14:textId="15AD4724" w:rsidR="004A1C8F" w:rsidRDefault="00B03713" w:rsidP="0004338C">
      <w:pPr>
        <w:ind w:firstLine="851"/>
      </w:pPr>
      <w:r w:rsidRPr="00463558">
        <w:t xml:space="preserve">Техническое обслуживание </w:t>
      </w:r>
      <w:r w:rsidR="008A457C" w:rsidRPr="00463558">
        <w:t xml:space="preserve">трубопровода </w:t>
      </w:r>
      <w:r w:rsidRPr="00463558">
        <w:t xml:space="preserve">должно проводиться исключительно квалифицированным персоналом. Ремонт или техническое обслуживание, выполненное неквалифицированным персоналом, несет риск телесной травмы и выход из строя </w:t>
      </w:r>
      <w:r w:rsidR="003435F2">
        <w:t>трубопровода</w:t>
      </w:r>
      <w:r w:rsidRPr="00463558">
        <w:t>. Для получения информации по ремонту обратиться к представителю организации изготовителя.</w:t>
      </w:r>
      <w:bookmarkStart w:id="60" w:name="_Toc427567094"/>
      <w:bookmarkEnd w:id="59"/>
    </w:p>
    <w:p w14:paraId="78128E60" w14:textId="0ACB35D5" w:rsidR="00D60086" w:rsidRPr="00463558" w:rsidRDefault="00296783" w:rsidP="0004338C">
      <w:pPr>
        <w:ind w:firstLine="851"/>
      </w:pPr>
      <w:r w:rsidRPr="00463558">
        <w:t xml:space="preserve">В </w:t>
      </w:r>
      <w:r w:rsidR="00D60086" w:rsidRPr="00463558">
        <w:t xml:space="preserve">процессе ремонта </w:t>
      </w:r>
      <w:r w:rsidR="003D7DA4">
        <w:t xml:space="preserve">необходимо </w:t>
      </w:r>
      <w:r w:rsidR="00D60086" w:rsidRPr="00463558">
        <w:t>использовать исключительно идентичные запчасти. Соблюдать инструкции по техническому обслуживанию, представленные в соответствующем разделе. Использование неразрешенных компонентов или несоблюдение инструкций по техническому обслуживанию несет риск получения телесной травмы.</w:t>
      </w:r>
      <w:bookmarkEnd w:id="60"/>
    </w:p>
    <w:p w14:paraId="7AECF87A" w14:textId="07FF377D" w:rsidR="006D6AF7" w:rsidRPr="00463558" w:rsidRDefault="00455D91" w:rsidP="00E2675F">
      <w:pPr>
        <w:pStyle w:val="1"/>
        <w:rPr>
          <w:caps/>
        </w:rPr>
      </w:pPr>
      <w:bookmarkStart w:id="61" w:name="_Toc427567095"/>
      <w:r w:rsidRPr="00463558">
        <w:br w:type="page"/>
      </w:r>
      <w:bookmarkStart w:id="62" w:name="_Toc46497146"/>
      <w:r w:rsidR="00B87FF3">
        <w:lastRenderedPageBreak/>
        <w:t xml:space="preserve">9 </w:t>
      </w:r>
      <w:r w:rsidR="00261BAA" w:rsidRPr="00463558">
        <w:t>ТРЕБОВАНИЯ К УПРАВЛЕНИЮ КАЧЕСТВОМ ПРИ ЭКСПЛУАТАЦИИ</w:t>
      </w:r>
      <w:bookmarkEnd w:id="61"/>
      <w:bookmarkEnd w:id="62"/>
    </w:p>
    <w:p w14:paraId="0FE4E715" w14:textId="486BAFAC" w:rsidR="001F6E17" w:rsidRDefault="00153C19" w:rsidP="001F6E17">
      <w:pPr>
        <w:tabs>
          <w:tab w:val="num" w:pos="360"/>
          <w:tab w:val="left" w:pos="1069"/>
          <w:tab w:val="left" w:pos="1560"/>
          <w:tab w:val="left" w:pos="2394"/>
        </w:tabs>
        <w:ind w:firstLine="851"/>
        <w:contextualSpacing/>
        <w:rPr>
          <w:b/>
          <w:bCs/>
        </w:rPr>
      </w:pPr>
      <w:r>
        <w:rPr>
          <w:b/>
          <w:bCs/>
        </w:rPr>
        <w:t>9</w:t>
      </w:r>
      <w:r w:rsidR="001F6E17">
        <w:rPr>
          <w:b/>
          <w:bCs/>
        </w:rPr>
        <w:t>.1 Организационная деятельность по обеспечению качества.</w:t>
      </w:r>
    </w:p>
    <w:p w14:paraId="5B81C873" w14:textId="7777777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 xml:space="preserve">Эксплуатация трубопровода  производится в строгом соответствии с требованиями нормативно-технической и эксплуатационной документации предприятия-изготовителя, а также норм и правил государства, где эксплуатируется </w:t>
      </w:r>
      <w:r>
        <w:rPr>
          <w:szCs w:val="24"/>
          <w:lang w:val="ru-RU"/>
        </w:rPr>
        <w:t>трубопровод</w:t>
      </w:r>
      <w:r>
        <w:rPr>
          <w:szCs w:val="24"/>
        </w:rPr>
        <w:t xml:space="preserve">. </w:t>
      </w:r>
    </w:p>
    <w:p w14:paraId="1CF3C9FB" w14:textId="235B74E9" w:rsidR="001F6E17" w:rsidRDefault="00153C19" w:rsidP="001F6E17">
      <w:pPr>
        <w:tabs>
          <w:tab w:val="num" w:pos="360"/>
          <w:tab w:val="left" w:pos="1069"/>
          <w:tab w:val="left" w:pos="1560"/>
          <w:tab w:val="left" w:pos="2394"/>
        </w:tabs>
        <w:ind w:firstLine="851"/>
        <w:contextualSpacing/>
        <w:rPr>
          <w:b/>
          <w:bCs/>
        </w:rPr>
      </w:pPr>
      <w:r>
        <w:rPr>
          <w:b/>
          <w:bCs/>
        </w:rPr>
        <w:t>9</w:t>
      </w:r>
      <w:r w:rsidR="001F6E17">
        <w:rPr>
          <w:b/>
          <w:bCs/>
        </w:rPr>
        <w:t xml:space="preserve">.2 Подготовка персонала и его квалификация </w:t>
      </w:r>
    </w:p>
    <w:p w14:paraId="4F9872BB" w14:textId="7777777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>В соответствии с</w:t>
      </w:r>
      <w:r>
        <w:rPr>
          <w:szCs w:val="24"/>
          <w:lang w:val="ru-RU"/>
        </w:rPr>
        <w:t xml:space="preserve"> требованиями</w:t>
      </w:r>
      <w:r>
        <w:rPr>
          <w:szCs w:val="24"/>
        </w:rPr>
        <w:t xml:space="preserve"> </w:t>
      </w:r>
      <w:r>
        <w:rPr>
          <w:szCs w:val="24"/>
          <w:lang w:val="ru-RU"/>
        </w:rPr>
        <w:t xml:space="preserve">к обслуживающему персоналу, указанными в </w:t>
      </w:r>
      <w:r>
        <w:rPr>
          <w:szCs w:val="24"/>
        </w:rPr>
        <w:t xml:space="preserve">п.4 настоящего </w:t>
      </w:r>
      <w:r>
        <w:rPr>
          <w:szCs w:val="24"/>
          <w:lang w:val="ru-RU"/>
        </w:rPr>
        <w:t>обоснования безопасности</w:t>
      </w:r>
      <w:r>
        <w:rPr>
          <w:szCs w:val="24"/>
        </w:rPr>
        <w:t>.</w:t>
      </w:r>
    </w:p>
    <w:p w14:paraId="267653E4" w14:textId="62D35372" w:rsidR="001F6E17" w:rsidRDefault="00153C19" w:rsidP="001F6E17">
      <w:pPr>
        <w:tabs>
          <w:tab w:val="num" w:pos="360"/>
          <w:tab w:val="left" w:pos="1069"/>
          <w:tab w:val="left" w:pos="1560"/>
          <w:tab w:val="left" w:pos="2394"/>
        </w:tabs>
        <w:ind w:firstLine="851"/>
        <w:contextualSpacing/>
        <w:rPr>
          <w:b/>
          <w:bCs/>
        </w:rPr>
      </w:pPr>
      <w:r>
        <w:rPr>
          <w:b/>
          <w:bCs/>
        </w:rPr>
        <w:t>9</w:t>
      </w:r>
      <w:r w:rsidR="001F6E17">
        <w:rPr>
          <w:b/>
          <w:bCs/>
        </w:rPr>
        <w:t xml:space="preserve">.3 Управление документацией. </w:t>
      </w:r>
    </w:p>
    <w:p w14:paraId="247D1125" w14:textId="7777777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 xml:space="preserve">Эксплуатация трубопровода  производится в строгом соответствии с требованиями нормативно-технической и эксплуатационной документации предприятия-изготовителя, а также норм и правил норм и правил промышленной безопасности. </w:t>
      </w:r>
    </w:p>
    <w:p w14:paraId="6D077E92" w14:textId="7777777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>Эксплуатационная документация четко определяет область применения, содержит все технические данные и характеристики трубопровода  и соответствует ГОСТ 2.610</w:t>
      </w:r>
      <w:r>
        <w:rPr>
          <w:szCs w:val="24"/>
          <w:lang w:val="ru-RU"/>
        </w:rPr>
        <w:t>-2006</w:t>
      </w:r>
      <w:r>
        <w:rPr>
          <w:szCs w:val="24"/>
        </w:rPr>
        <w:t>.</w:t>
      </w:r>
    </w:p>
    <w:p w14:paraId="538FA7D7" w14:textId="7777777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  <w:lang w:val="ru-RU" w:eastAsia="ru-RU"/>
        </w:rPr>
        <w:t>Трубопровод на месте монтажа, перед пуском в эксплуатацию, а также периодически в процессе эксплуатации должен подвергаться испытаниям. Испытания должны проводиться по инструкциям, составленным предприятием, проводящим испытания, с учетом обеспечения безопасности проведения испытаний.</w:t>
      </w:r>
    </w:p>
    <w:p w14:paraId="4926C63C" w14:textId="7777777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suppressAutoHyphens/>
        <w:ind w:firstLine="851"/>
        <w:rPr>
          <w:szCs w:val="24"/>
          <w:lang w:val="ru-RU" w:eastAsia="ru-RU"/>
        </w:rPr>
      </w:pPr>
      <w:r>
        <w:rPr>
          <w:szCs w:val="24"/>
          <w:lang w:val="ru-RU" w:eastAsia="ru-RU"/>
        </w:rPr>
        <w:t>При неудовлетворительных результатах испытания обнаруженные дефекты должны быть устранены, а испытание повторено.</w:t>
      </w:r>
    </w:p>
    <w:p w14:paraId="6F8FD18C" w14:textId="1FB8DC8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  <w:lang w:val="ru-RU" w:eastAsia="ru-RU"/>
        </w:rPr>
      </w:pPr>
      <w:r>
        <w:rPr>
          <w:szCs w:val="24"/>
          <w:lang w:val="ru-RU" w:eastAsia="ru-RU"/>
        </w:rPr>
        <w:t>Результаты проведения испытания должны быть оформлены актом и занесены в паспорт трубопровода.</w:t>
      </w:r>
    </w:p>
    <w:p w14:paraId="7B66DB52" w14:textId="48FF0935" w:rsidR="001F6E17" w:rsidRDefault="00252AD2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lang w:val="ru-RU"/>
        </w:rPr>
        <w:t>Э</w:t>
      </w:r>
      <w:r>
        <w:t>ксплуатирующая</w:t>
      </w:r>
      <w:r w:rsidR="001A6AC6">
        <w:t xml:space="preserve"> организация </w:t>
      </w:r>
      <w:r w:rsidR="001F6E17">
        <w:rPr>
          <w:szCs w:val="24"/>
          <w:lang w:val="ru-RU" w:eastAsia="ru-RU"/>
        </w:rPr>
        <w:t>обеспечивает выполнение комплекса мероприятий, обеспечивающих содержание трубопровода в исправном и безопасном состоянии.</w:t>
      </w:r>
    </w:p>
    <w:p w14:paraId="33F8D58C" w14:textId="77777777" w:rsidR="001F6E17" w:rsidRDefault="001F6E17" w:rsidP="001F6E17">
      <w:pPr>
        <w:pStyle w:val="24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  <w:lang w:val="ru-RU"/>
        </w:rPr>
        <w:t xml:space="preserve">Трубопровод </w:t>
      </w:r>
      <w:r>
        <w:rPr>
          <w:szCs w:val="24"/>
        </w:rPr>
        <w:t xml:space="preserve">в течение всего срока </w:t>
      </w:r>
      <w:r>
        <w:rPr>
          <w:szCs w:val="24"/>
          <w:lang w:val="ru-RU"/>
        </w:rPr>
        <w:t>его</w:t>
      </w:r>
      <w:r>
        <w:rPr>
          <w:szCs w:val="24"/>
        </w:rPr>
        <w:t xml:space="preserve"> использования подлеж</w:t>
      </w:r>
      <w:r>
        <w:rPr>
          <w:szCs w:val="24"/>
          <w:lang w:val="ru-RU"/>
        </w:rPr>
        <w:t>и</w:t>
      </w:r>
      <w:r>
        <w:rPr>
          <w:szCs w:val="24"/>
        </w:rPr>
        <w:t>т техническому обслуживанию в соответствии с планом профилактических работ, разработанным эксплуатирующей организацией.</w:t>
      </w:r>
    </w:p>
    <w:p w14:paraId="6C251FF8" w14:textId="7B11133D" w:rsidR="001F6E17" w:rsidRDefault="001F6E17" w:rsidP="001F6E17">
      <w:pPr>
        <w:pStyle w:val="FR10"/>
        <w:tabs>
          <w:tab w:val="left" w:pos="1069"/>
          <w:tab w:val="left" w:pos="1560"/>
          <w:tab w:val="left" w:pos="2394"/>
        </w:tabs>
        <w:spacing w:line="360" w:lineRule="auto"/>
        <w:ind w:firstLine="851"/>
        <w:rPr>
          <w:sz w:val="24"/>
          <w:szCs w:val="24"/>
        </w:rPr>
      </w:pPr>
      <w:r>
        <w:rPr>
          <w:sz w:val="24"/>
          <w:szCs w:val="24"/>
        </w:rPr>
        <w:t>Важным элементом обеспечения безопасной эксплуатации трубопровода является разработка и внедрение систем диагностики состояния.</w:t>
      </w:r>
    </w:p>
    <w:p w14:paraId="1C690EE0" w14:textId="6500714D" w:rsidR="00573A9C" w:rsidRPr="00463558" w:rsidRDefault="00AF3E91" w:rsidP="00E2675F">
      <w:pPr>
        <w:pStyle w:val="1"/>
      </w:pPr>
      <w:r w:rsidRPr="00463558">
        <w:br w:type="page"/>
      </w:r>
      <w:bookmarkStart w:id="63" w:name="_Toc46497147"/>
      <w:r w:rsidR="00B87FF3">
        <w:lastRenderedPageBreak/>
        <w:t xml:space="preserve">10 </w:t>
      </w:r>
      <w:r w:rsidR="003C5251" w:rsidRPr="00463558">
        <w:t>ТРЕБОВАНИЯ К УПРАВЛЕНИЮ ОХРАНОЙ ОКРУЖАЮЩЕЙ СРЕДЫ</w:t>
      </w:r>
      <w:r w:rsidR="007B3784" w:rsidRPr="00463558">
        <w:t xml:space="preserve"> ПРИ ВВОДЕ В ЭКСПЛУАТАЦИЮ, ЭКСПЛУАТАЦИИ И УТИЛИЗАЦИИ</w:t>
      </w:r>
      <w:bookmarkEnd w:id="63"/>
    </w:p>
    <w:p w14:paraId="7D974E27" w14:textId="1D6D0DA3" w:rsidR="004A1C8F" w:rsidRPr="00463558" w:rsidRDefault="00F73371" w:rsidP="001F6E17">
      <w:pPr>
        <w:ind w:firstLine="851"/>
      </w:pPr>
      <w:bookmarkStart w:id="64" w:name="_Toc427567096"/>
      <w:bookmarkStart w:id="65" w:name="_Hlk46304928"/>
      <w:r w:rsidRPr="00463558">
        <w:t xml:space="preserve">Безопасность применения </w:t>
      </w:r>
      <w:r w:rsidR="008A457C" w:rsidRPr="00463558">
        <w:t xml:space="preserve">трубопровода </w:t>
      </w:r>
      <w:r w:rsidRPr="00463558">
        <w:t>для окружающей среды при вводе в эксплуатацию и при эксплуатации обеспечивается:</w:t>
      </w:r>
      <w:bookmarkEnd w:id="64"/>
    </w:p>
    <w:p w14:paraId="2B787141" w14:textId="0E2BDFC6" w:rsidR="00F73371" w:rsidRPr="00463558" w:rsidRDefault="00F73371" w:rsidP="001F6E17">
      <w:pPr>
        <w:pStyle w:val="af8"/>
        <w:numPr>
          <w:ilvl w:val="0"/>
          <w:numId w:val="23"/>
        </w:numPr>
        <w:ind w:left="0" w:firstLine="851"/>
      </w:pPr>
      <w:bookmarkStart w:id="66" w:name="_Toc427567097"/>
      <w:r w:rsidRPr="00463558">
        <w:t>мероприятиями по предотвращению загрязнения окружающей среды отходами производства</w:t>
      </w:r>
      <w:r w:rsidR="001D2FB1" w:rsidRPr="00463558">
        <w:t>;</w:t>
      </w:r>
      <w:bookmarkEnd w:id="66"/>
    </w:p>
    <w:p w14:paraId="04209F55" w14:textId="6B56B564" w:rsidR="004653B2" w:rsidRPr="004A1C8F" w:rsidRDefault="00F73371" w:rsidP="001F6E17">
      <w:pPr>
        <w:pStyle w:val="af8"/>
        <w:numPr>
          <w:ilvl w:val="0"/>
          <w:numId w:val="23"/>
        </w:numPr>
        <w:ind w:left="0" w:firstLine="851"/>
        <w:rPr>
          <w:spacing w:val="-6"/>
        </w:rPr>
      </w:pPr>
      <w:bookmarkStart w:id="67" w:name="_Toc427567098"/>
      <w:r w:rsidRPr="00463558">
        <w:t>контролем за со</w:t>
      </w:r>
      <w:r w:rsidR="001D2FB1" w:rsidRPr="00463558">
        <w:t>стоянием воздуха в рабочей зоне.</w:t>
      </w:r>
      <w:bookmarkEnd w:id="67"/>
    </w:p>
    <w:p w14:paraId="6E252621" w14:textId="77777777" w:rsidR="004A1C8F" w:rsidRPr="0004338C" w:rsidRDefault="004653B2" w:rsidP="001F6E17">
      <w:pPr>
        <w:ind w:firstLine="851"/>
        <w:rPr>
          <w:spacing w:val="-6"/>
        </w:rPr>
      </w:pPr>
      <w:r w:rsidRPr="00463558">
        <w:t xml:space="preserve">Расчет потенциальных экологических последствий при отступлении от стандартных процедур (ввода в эксплуатацию, эксплуатации, утилизации) производится согласно закона РФ «Об экологической экспертизе». </w:t>
      </w:r>
    </w:p>
    <w:p w14:paraId="239624B4" w14:textId="05B79FBF" w:rsidR="004A1C8F" w:rsidRPr="0004338C" w:rsidRDefault="004653B2" w:rsidP="001F6E17">
      <w:pPr>
        <w:ind w:firstLine="851"/>
        <w:rPr>
          <w:spacing w:val="-6"/>
        </w:rPr>
      </w:pPr>
      <w:r w:rsidRPr="00463558">
        <w:t xml:space="preserve">Определение экологической безопасности </w:t>
      </w:r>
      <w:r w:rsidR="003435F2">
        <w:t>трубопровода</w:t>
      </w:r>
      <w:r w:rsidR="003435F2" w:rsidRPr="00CE3A7E">
        <w:t xml:space="preserve"> </w:t>
      </w:r>
      <w:r w:rsidRPr="00463558">
        <w:t xml:space="preserve">производится согласно </w:t>
      </w:r>
      <w:bookmarkStart w:id="68" w:name="_Hlk37446229"/>
      <w:r w:rsidR="009F3563" w:rsidRPr="009F3563">
        <w:t>Федеральн</w:t>
      </w:r>
      <w:r w:rsidR="009F3563">
        <w:t>ому</w:t>
      </w:r>
      <w:r w:rsidR="009F3563" w:rsidRPr="009F3563">
        <w:t xml:space="preserve"> закон</w:t>
      </w:r>
      <w:r w:rsidR="009F3563">
        <w:t>у</w:t>
      </w:r>
      <w:r w:rsidR="009F3563" w:rsidRPr="009F3563">
        <w:t xml:space="preserve"> "Об экологической экспертизе" от 23.11.1995 </w:t>
      </w:r>
      <w:r w:rsidR="00F742F0" w:rsidRPr="00F742F0">
        <w:t>№</w:t>
      </w:r>
      <w:r w:rsidR="009F3563" w:rsidRPr="009F3563">
        <w:t xml:space="preserve"> 174-ФЗ</w:t>
      </w:r>
      <w:bookmarkEnd w:id="68"/>
      <w:r w:rsidRPr="00463558">
        <w:t xml:space="preserve">. </w:t>
      </w:r>
    </w:p>
    <w:p w14:paraId="6C5849B6" w14:textId="77777777" w:rsidR="004A1C8F" w:rsidRPr="0004338C" w:rsidRDefault="004653B2" w:rsidP="001F6E17">
      <w:pPr>
        <w:ind w:firstLine="851"/>
        <w:rPr>
          <w:spacing w:val="-6"/>
        </w:rPr>
      </w:pPr>
      <w:r w:rsidRPr="00463558">
        <w:t xml:space="preserve">Определение необходимости дополнительного обучения персонала, касающегося ответственности по обеспечению экологической безопасности, производится согласно </w:t>
      </w:r>
      <w:r w:rsidR="009F3563" w:rsidRPr="009F3563">
        <w:t>Федеральн</w:t>
      </w:r>
      <w:r w:rsidR="009F3563">
        <w:t>ому</w:t>
      </w:r>
      <w:r w:rsidR="009F3563" w:rsidRPr="009F3563">
        <w:t xml:space="preserve"> закон</w:t>
      </w:r>
      <w:r w:rsidR="009F3563">
        <w:t>у</w:t>
      </w:r>
      <w:r w:rsidR="009F3563" w:rsidRPr="009F3563">
        <w:t xml:space="preserve"> "Об экологической экспертизе" от 23.11.1995 </w:t>
      </w:r>
      <w:r w:rsidR="00F742F0" w:rsidRPr="00F742F0">
        <w:t>№</w:t>
      </w:r>
      <w:r w:rsidR="009F3563" w:rsidRPr="009F3563">
        <w:t xml:space="preserve"> 174-ФЗ</w:t>
      </w:r>
      <w:r w:rsidRPr="00463558">
        <w:t xml:space="preserve">. </w:t>
      </w:r>
    </w:p>
    <w:p w14:paraId="617D49B7" w14:textId="77777777" w:rsidR="004A1C8F" w:rsidRPr="0004338C" w:rsidRDefault="004653B2" w:rsidP="001F6E17">
      <w:pPr>
        <w:ind w:firstLine="851"/>
        <w:rPr>
          <w:spacing w:val="-6"/>
        </w:rPr>
      </w:pPr>
      <w:r w:rsidRPr="00463558">
        <w:t xml:space="preserve">Учет экологического воздействия </w:t>
      </w:r>
      <w:r w:rsidR="009F3563">
        <w:t>трубопровода</w:t>
      </w:r>
      <w:r w:rsidR="009F3563" w:rsidRPr="00463558">
        <w:t xml:space="preserve"> </w:t>
      </w:r>
      <w:r w:rsidRPr="00463558">
        <w:t xml:space="preserve">производится согласно </w:t>
      </w:r>
      <w:r w:rsidR="009F3563" w:rsidRPr="009F3563">
        <w:t>Федеральн</w:t>
      </w:r>
      <w:r w:rsidR="009F3563">
        <w:t>ому</w:t>
      </w:r>
      <w:r w:rsidR="009F3563" w:rsidRPr="009F3563">
        <w:t xml:space="preserve"> закон</w:t>
      </w:r>
      <w:r w:rsidR="009F3563">
        <w:t>у</w:t>
      </w:r>
      <w:r w:rsidR="009F3563" w:rsidRPr="009F3563">
        <w:t xml:space="preserve"> "Об экологической экспертизе" от 23.11.1995 </w:t>
      </w:r>
      <w:r w:rsidR="00F742F0" w:rsidRPr="00F742F0">
        <w:t>№</w:t>
      </w:r>
      <w:r w:rsidR="009F3563" w:rsidRPr="009F3563">
        <w:t xml:space="preserve"> 174-ФЗ</w:t>
      </w:r>
      <w:r w:rsidRPr="00463558">
        <w:t xml:space="preserve"> и </w:t>
      </w:r>
      <w:r w:rsidR="009F3563">
        <w:t xml:space="preserve">иной </w:t>
      </w:r>
      <w:r w:rsidRPr="00463558">
        <w:t>нормативно-технической документации.</w:t>
      </w:r>
      <w:bookmarkStart w:id="69" w:name="_Toc427567099"/>
    </w:p>
    <w:p w14:paraId="23AC81BE" w14:textId="77777777" w:rsidR="004A1C8F" w:rsidRPr="0004338C" w:rsidRDefault="00D31DBF" w:rsidP="001F6E17">
      <w:pPr>
        <w:ind w:firstLine="851"/>
        <w:rPr>
          <w:spacing w:val="-6"/>
        </w:rPr>
      </w:pPr>
      <w:r w:rsidRPr="00463558">
        <w:t>При проведени</w:t>
      </w:r>
      <w:r w:rsidR="00A14C12" w:rsidRPr="00463558">
        <w:t>и</w:t>
      </w:r>
      <w:r w:rsidRPr="00463558">
        <w:t xml:space="preserve"> работ по техническому обслуживанию и ремонту обслуживающим персоналом не допускается попадание загрязняющих веществ в почву и сточные воды. Материалы, загрязняющие окружающую среду, собираются, хранятся и транспортируются в надлежащих емкостях вплоть до осуществления утилизации в установленном порядке.</w:t>
      </w:r>
      <w:bookmarkStart w:id="70" w:name="_Toc427567102"/>
      <w:bookmarkEnd w:id="69"/>
    </w:p>
    <w:p w14:paraId="0E6C87FF" w14:textId="58E521FC" w:rsidR="004A1C8F" w:rsidRPr="0004338C" w:rsidRDefault="004653B2" w:rsidP="001F6E17">
      <w:pPr>
        <w:ind w:firstLine="851"/>
        <w:rPr>
          <w:spacing w:val="-6"/>
        </w:rPr>
      </w:pPr>
      <w:r w:rsidRPr="00463558">
        <w:t>Трубопровод подлежит утилизации по</w:t>
      </w:r>
      <w:r w:rsidR="00F73371" w:rsidRPr="00463558">
        <w:t xml:space="preserve"> истечени</w:t>
      </w:r>
      <w:r w:rsidRPr="00463558">
        <w:t>ю</w:t>
      </w:r>
      <w:r w:rsidR="00F73371" w:rsidRPr="00463558">
        <w:t xml:space="preserve"> срока службы и в случае выдачи заключения о невозм</w:t>
      </w:r>
      <w:r w:rsidRPr="00463558">
        <w:t>ожности дальнейшей эксплуатации</w:t>
      </w:r>
      <w:r w:rsidR="00F73371" w:rsidRPr="00463558">
        <w:t>.</w:t>
      </w:r>
      <w:bookmarkStart w:id="71" w:name="_Toc427567103"/>
      <w:bookmarkEnd w:id="70"/>
      <w:r w:rsidRPr="00463558">
        <w:t xml:space="preserve"> </w:t>
      </w:r>
      <w:r w:rsidR="00F73371" w:rsidRPr="00463558">
        <w:t xml:space="preserve">Утилизации подлежат также дефектные части </w:t>
      </w:r>
      <w:r w:rsidR="003435F2">
        <w:t>трубопровода</w:t>
      </w:r>
      <w:r w:rsidR="00F73371" w:rsidRPr="00463558">
        <w:t>, заменённые при ремонте.</w:t>
      </w:r>
      <w:bookmarkEnd w:id="71"/>
      <w:r w:rsidR="00F73371" w:rsidRPr="00463558">
        <w:t xml:space="preserve"> </w:t>
      </w:r>
    </w:p>
    <w:p w14:paraId="03BC591B" w14:textId="6BB301B3" w:rsidR="004A1C8F" w:rsidRPr="0004338C" w:rsidRDefault="004653B2" w:rsidP="001F6E17">
      <w:pPr>
        <w:ind w:firstLine="851"/>
        <w:rPr>
          <w:spacing w:val="-6"/>
        </w:rPr>
      </w:pPr>
      <w:r w:rsidRPr="00463558">
        <w:t>Заключение о невозможности дальнейшей эксплуатации выдается специализированной организацией, имеющей лицензию на выполнение таких работ.</w:t>
      </w:r>
      <w:bookmarkStart w:id="72" w:name="_Toc427567104"/>
    </w:p>
    <w:p w14:paraId="76AB79DA" w14:textId="77777777" w:rsidR="004A1C8F" w:rsidRPr="0004338C" w:rsidRDefault="008A457C" w:rsidP="001F6E17">
      <w:pPr>
        <w:ind w:firstLine="851"/>
        <w:rPr>
          <w:spacing w:val="-6"/>
        </w:rPr>
      </w:pPr>
      <w:r w:rsidRPr="00463558">
        <w:t>Трубопровод</w:t>
      </w:r>
      <w:r w:rsidR="00FE3A33" w:rsidRPr="00463558">
        <w:t>,</w:t>
      </w:r>
      <w:r w:rsidR="00F73371" w:rsidRPr="00463558">
        <w:t xml:space="preserve"> </w:t>
      </w:r>
      <w:r w:rsidR="00E477BF" w:rsidRPr="00463558">
        <w:t>отработавш</w:t>
      </w:r>
      <w:r w:rsidR="001C66F9" w:rsidRPr="00463558">
        <w:t>ий</w:t>
      </w:r>
      <w:r w:rsidR="00F73371" w:rsidRPr="00463558">
        <w:t xml:space="preserve"> свой ресурс, долж</w:t>
      </w:r>
      <w:r w:rsidR="001C66F9" w:rsidRPr="00463558">
        <w:t>ен</w:t>
      </w:r>
      <w:r w:rsidR="00F73371" w:rsidRPr="00463558">
        <w:t xml:space="preserve"> передаваться на утилизацию в специализированные предприятия по переработке материалов.</w:t>
      </w:r>
      <w:bookmarkStart w:id="73" w:name="_Toc427567105"/>
      <w:bookmarkEnd w:id="72"/>
    </w:p>
    <w:p w14:paraId="22D04017" w14:textId="77777777" w:rsidR="004A1C8F" w:rsidRPr="0004338C" w:rsidRDefault="00540D4E" w:rsidP="001F6E17">
      <w:pPr>
        <w:ind w:firstLine="851"/>
        <w:rPr>
          <w:spacing w:val="-6"/>
        </w:rPr>
      </w:pPr>
      <w:r w:rsidRPr="00463558">
        <w:t xml:space="preserve">Трубопровод перед отправкой на утилизацию (на вторичную переработку), после окончания срока службы должен быть высвобожден от рабочих сред по технологии эксплуатирующей организации, обеспечивающей безопасное ведение работ. </w:t>
      </w:r>
      <w:bookmarkEnd w:id="73"/>
    </w:p>
    <w:p w14:paraId="55783B7F" w14:textId="29A2319B" w:rsidR="004A1C8F" w:rsidRPr="0004338C" w:rsidRDefault="003435F2" w:rsidP="001F6E17">
      <w:pPr>
        <w:ind w:firstLine="851"/>
        <w:rPr>
          <w:spacing w:val="-6"/>
        </w:rPr>
      </w:pPr>
      <w:r>
        <w:t>Элементы трубопровода</w:t>
      </w:r>
      <w:r w:rsidRPr="00CE3A7E">
        <w:t xml:space="preserve"> </w:t>
      </w:r>
      <w:r w:rsidR="004A07FF" w:rsidRPr="00463558">
        <w:t>при утилизации должны быть сгруппированы по видам материалов (черные металлы, цветные металлы, полимеры, резина и т.д.) в зависимости от действующих для них правил утилизации.</w:t>
      </w:r>
    </w:p>
    <w:p w14:paraId="16BAF374" w14:textId="4F0767D9" w:rsidR="004653B2" w:rsidRPr="0004338C" w:rsidRDefault="004653B2" w:rsidP="001F6E17">
      <w:pPr>
        <w:ind w:firstLine="851"/>
        <w:rPr>
          <w:spacing w:val="-6"/>
        </w:rPr>
      </w:pPr>
      <w:r w:rsidRPr="00463558">
        <w:lastRenderedPageBreak/>
        <w:t xml:space="preserve">Персонал, проводящий все этапы утилизации </w:t>
      </w:r>
      <w:r w:rsidR="003435F2">
        <w:t>трубопровода</w:t>
      </w:r>
      <w:r w:rsidRPr="00463558">
        <w:t>, должен иметь необходимую квалификацию, пройти соответствующее обучение и соблюдать все требования безопасности труда.</w:t>
      </w:r>
    </w:p>
    <w:p w14:paraId="26FB8084" w14:textId="19607384" w:rsidR="00A80DCA" w:rsidRPr="00463558" w:rsidRDefault="00455D91" w:rsidP="00E2675F">
      <w:pPr>
        <w:pStyle w:val="1"/>
      </w:pPr>
      <w:bookmarkStart w:id="74" w:name="_Toc427567107"/>
      <w:bookmarkEnd w:id="65"/>
      <w:r w:rsidRPr="00463558">
        <w:br w:type="page"/>
      </w:r>
      <w:bookmarkStart w:id="75" w:name="_Toc46497148"/>
      <w:r w:rsidR="00B87FF3">
        <w:lastRenderedPageBreak/>
        <w:t xml:space="preserve">11 </w:t>
      </w:r>
      <w:r w:rsidR="00A80DCA" w:rsidRPr="00463558">
        <w:t>ТРЕБОВАНИЯ К СБОРУ И АНАЛИЗУ ИНФОРМАЦИИ ПО БЕЗОПАСНОСТИ ПРИ ВВОДЕ В ЭКСПЛУАТАЦИЮ, ЭКСПЛУАТАЦИИ И УТИЛИЗАЦИИ</w:t>
      </w:r>
      <w:bookmarkEnd w:id="74"/>
      <w:bookmarkEnd w:id="75"/>
      <w:r w:rsidR="00A80DCA" w:rsidRPr="00463558">
        <w:t xml:space="preserve"> </w:t>
      </w:r>
    </w:p>
    <w:p w14:paraId="5E140D78" w14:textId="530ECB59" w:rsidR="004A1C8F" w:rsidRDefault="004C0A0C" w:rsidP="0004338C">
      <w:pPr>
        <w:ind w:firstLine="851"/>
      </w:pPr>
      <w:bookmarkStart w:id="76" w:name="_Toc427567108"/>
      <w:r w:rsidRPr="00463558">
        <w:t>Изготовитель</w:t>
      </w:r>
      <w:r w:rsidR="00A80DCA" w:rsidRPr="00463558">
        <w:t xml:space="preserve"> долж</w:t>
      </w:r>
      <w:r w:rsidRPr="00463558">
        <w:t xml:space="preserve">ен </w:t>
      </w:r>
      <w:r w:rsidR="00A80DCA" w:rsidRPr="00463558">
        <w:t>разработать и утвердить внутреннюю процедуру предприятия по сбору и анализу информации об инцидентах и авариях, ошибках персонала.</w:t>
      </w:r>
      <w:bookmarkEnd w:id="76"/>
    </w:p>
    <w:p w14:paraId="33202508" w14:textId="28D2DD0A" w:rsidR="00540D4E" w:rsidRDefault="00540D4E" w:rsidP="0004338C">
      <w:pPr>
        <w:ind w:firstLine="851"/>
      </w:pPr>
      <w:r w:rsidRPr="00463558">
        <w:t xml:space="preserve">Устранение системных ошибок, сбор статистических данных по случаям причинения вреда, описание действий в случае причинения вреда производятся в </w:t>
      </w:r>
      <w:bookmarkStart w:id="77" w:name="_Hlk37446338"/>
      <w:r w:rsidRPr="00463558">
        <w:t xml:space="preserve">соответствии </w:t>
      </w:r>
      <w:bookmarkStart w:id="78" w:name="_Hlk37446374"/>
      <w:bookmarkStart w:id="79" w:name="_Hlk37446351"/>
      <w:r w:rsidR="009F3563">
        <w:t>с нормативно-технической документацией, действующей на территории Российской Федерации</w:t>
      </w:r>
      <w:bookmarkEnd w:id="78"/>
      <w:r w:rsidRPr="00463558">
        <w:t>.</w:t>
      </w:r>
      <w:bookmarkEnd w:id="77"/>
      <w:bookmarkEnd w:id="79"/>
    </w:p>
    <w:p w14:paraId="38B98565" w14:textId="44DBC80C" w:rsidR="00B87B22" w:rsidRPr="006556AD" w:rsidRDefault="00B87FF3" w:rsidP="00E2675F">
      <w:pPr>
        <w:pStyle w:val="1"/>
        <w:jc w:val="center"/>
      </w:pPr>
      <w:r>
        <w:br w:type="page"/>
      </w:r>
      <w:bookmarkStart w:id="80" w:name="_Toc46497149"/>
      <w:r w:rsidR="0063187B">
        <w:lastRenderedPageBreak/>
        <w:t>ПРИЛОЖЕНИЕ А</w:t>
      </w:r>
      <w:r w:rsidR="00AC1436">
        <w:br/>
      </w:r>
      <w:r w:rsidR="00E2675F">
        <w:t xml:space="preserve">            </w:t>
      </w:r>
      <w:r w:rsidR="00B87B22" w:rsidRPr="00D56B1B">
        <w:t>(справочное)</w:t>
      </w:r>
      <w:r w:rsidR="00AC1436">
        <w:br/>
      </w:r>
      <w:r w:rsidR="00B87B22" w:rsidRPr="006556AD">
        <w:t>Сс</w:t>
      </w:r>
      <w:r w:rsidR="00114B5E" w:rsidRPr="006556AD">
        <w:t>ылочные и нормативные документы</w:t>
      </w:r>
      <w:bookmarkEnd w:id="80"/>
    </w:p>
    <w:p w14:paraId="403F47FC" w14:textId="77777777" w:rsidR="00B87B22" w:rsidRPr="00CF4B8C" w:rsidRDefault="00B87B22" w:rsidP="00116DB8">
      <w:pPr>
        <w:tabs>
          <w:tab w:val="left" w:pos="2394"/>
        </w:tabs>
        <w:autoSpaceDE w:val="0"/>
        <w:autoSpaceDN w:val="0"/>
        <w:adjustRightInd w:val="0"/>
        <w:ind w:firstLine="485"/>
        <w:jc w:val="righ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29"/>
      </w:tblGrid>
      <w:tr w:rsidR="00B87B22" w:rsidRPr="007A276C" w14:paraId="5F04D040" w14:textId="77777777" w:rsidTr="007A276C">
        <w:trPr>
          <w:tblHeader/>
        </w:trPr>
        <w:tc>
          <w:tcPr>
            <w:tcW w:w="1350" w:type="pct"/>
            <w:shd w:val="clear" w:color="auto" w:fill="auto"/>
          </w:tcPr>
          <w:p w14:paraId="56B975A6" w14:textId="77777777" w:rsidR="00B87B22" w:rsidRPr="007A276C" w:rsidRDefault="00B87B22" w:rsidP="004A1C8F">
            <w:pPr>
              <w:tabs>
                <w:tab w:val="left" w:pos="2394"/>
              </w:tabs>
              <w:ind w:firstLine="0"/>
              <w:jc w:val="center"/>
              <w:rPr>
                <w:b/>
              </w:rPr>
            </w:pPr>
            <w:bookmarkStart w:id="81" w:name="_Hlk37446408"/>
            <w:r w:rsidRPr="007A276C">
              <w:rPr>
                <w:b/>
              </w:rPr>
              <w:t>Номер стандарта</w:t>
            </w:r>
          </w:p>
        </w:tc>
        <w:tc>
          <w:tcPr>
            <w:tcW w:w="3650" w:type="pct"/>
            <w:shd w:val="clear" w:color="auto" w:fill="auto"/>
          </w:tcPr>
          <w:p w14:paraId="23E338BF" w14:textId="77777777" w:rsidR="00B87B22" w:rsidRPr="007A276C" w:rsidRDefault="00B87B22" w:rsidP="004A1C8F">
            <w:pPr>
              <w:tabs>
                <w:tab w:val="left" w:pos="2394"/>
              </w:tabs>
              <w:ind w:firstLine="0"/>
              <w:jc w:val="center"/>
              <w:rPr>
                <w:b/>
              </w:rPr>
            </w:pPr>
            <w:r w:rsidRPr="007A276C">
              <w:rPr>
                <w:b/>
              </w:rPr>
              <w:t>Наименование стандарта</w:t>
            </w:r>
          </w:p>
        </w:tc>
      </w:tr>
      <w:tr w:rsidR="009F3563" w:rsidRPr="007A276C" w14:paraId="498BB801" w14:textId="77777777" w:rsidTr="007A276C">
        <w:tc>
          <w:tcPr>
            <w:tcW w:w="1350" w:type="pct"/>
            <w:shd w:val="clear" w:color="auto" w:fill="auto"/>
          </w:tcPr>
          <w:p w14:paraId="06595E6A" w14:textId="338CA32B" w:rsidR="009F3563" w:rsidRPr="004C3795" w:rsidRDefault="009F3563" w:rsidP="004A1C8F">
            <w:pPr>
              <w:tabs>
                <w:tab w:val="left" w:pos="2394"/>
              </w:tabs>
              <w:ind w:firstLine="0"/>
            </w:pPr>
            <w:r w:rsidRPr="00947EBC">
              <w:t>ГОСТ 2.610-2006</w:t>
            </w:r>
          </w:p>
        </w:tc>
        <w:tc>
          <w:tcPr>
            <w:tcW w:w="3650" w:type="pct"/>
            <w:shd w:val="clear" w:color="auto" w:fill="auto"/>
          </w:tcPr>
          <w:p w14:paraId="2D87B085" w14:textId="294A5910" w:rsidR="009F3563" w:rsidRPr="009F3563" w:rsidRDefault="009F3563" w:rsidP="004A1C8F">
            <w:pPr>
              <w:tabs>
                <w:tab w:val="left" w:pos="2394"/>
              </w:tabs>
              <w:ind w:firstLine="0"/>
            </w:pPr>
            <w:r w:rsidRPr="009F3563">
              <w:t>ЕСКД. Правила выполнения эксплуатационных документов</w:t>
            </w:r>
          </w:p>
        </w:tc>
      </w:tr>
      <w:tr w:rsidR="009F3563" w:rsidRPr="007A276C" w14:paraId="36FF9DA4" w14:textId="77777777" w:rsidTr="007A276C">
        <w:tc>
          <w:tcPr>
            <w:tcW w:w="1350" w:type="pct"/>
            <w:shd w:val="clear" w:color="auto" w:fill="auto"/>
          </w:tcPr>
          <w:p w14:paraId="0CC3131E" w14:textId="1BBA94FE" w:rsidR="009F3563" w:rsidRPr="009F3563" w:rsidRDefault="004C3795" w:rsidP="004A1C8F">
            <w:pPr>
              <w:tabs>
                <w:tab w:val="left" w:pos="2394"/>
              </w:tabs>
              <w:ind w:firstLine="0"/>
            </w:pPr>
            <w:r w:rsidRPr="004C3795">
              <w:t xml:space="preserve">ГОСТ 33855-2016 </w:t>
            </w:r>
          </w:p>
        </w:tc>
        <w:tc>
          <w:tcPr>
            <w:tcW w:w="3650" w:type="pct"/>
            <w:shd w:val="clear" w:color="auto" w:fill="auto"/>
          </w:tcPr>
          <w:p w14:paraId="32C126F0" w14:textId="7B51923E" w:rsidR="009F3563" w:rsidRPr="009F3563" w:rsidRDefault="004C3795" w:rsidP="004A1C8F">
            <w:pPr>
              <w:tabs>
                <w:tab w:val="left" w:pos="2394"/>
              </w:tabs>
              <w:ind w:firstLine="0"/>
            </w:pPr>
            <w:r w:rsidRPr="004C3795">
              <w:t>Обоснование безопасности оборудования. Рекомендации по подготовке</w:t>
            </w:r>
          </w:p>
        </w:tc>
      </w:tr>
      <w:tr w:rsidR="00A85C52" w:rsidRPr="007A276C" w14:paraId="19834418" w14:textId="77777777" w:rsidTr="007A276C">
        <w:tc>
          <w:tcPr>
            <w:tcW w:w="1350" w:type="pct"/>
            <w:shd w:val="clear" w:color="auto" w:fill="auto"/>
          </w:tcPr>
          <w:p w14:paraId="4257AF27" w14:textId="3C52A0AB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C31CB7">
              <w:t xml:space="preserve">ГОСТ 32569-2013 </w:t>
            </w:r>
          </w:p>
        </w:tc>
        <w:tc>
          <w:tcPr>
            <w:tcW w:w="3650" w:type="pct"/>
            <w:shd w:val="clear" w:color="auto" w:fill="auto"/>
          </w:tcPr>
          <w:p w14:paraId="38E73905" w14:textId="48EA83C8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C31CB7">
              <w:t>Трубопроводы технологические стальные. Требования к устройству и эксплуатации на взрывопожароопасных и химически опасных производствах</w:t>
            </w:r>
          </w:p>
        </w:tc>
      </w:tr>
      <w:tr w:rsidR="000A0937" w:rsidRPr="007A276C" w14:paraId="7BE63C68" w14:textId="77777777" w:rsidTr="007A276C">
        <w:tc>
          <w:tcPr>
            <w:tcW w:w="1350" w:type="pct"/>
            <w:shd w:val="clear" w:color="auto" w:fill="auto"/>
          </w:tcPr>
          <w:p w14:paraId="45978AFC" w14:textId="22439270" w:rsidR="000A0937" w:rsidRPr="00C31CB7" w:rsidRDefault="000A0937" w:rsidP="004A1C8F">
            <w:pPr>
              <w:tabs>
                <w:tab w:val="left" w:pos="2394"/>
              </w:tabs>
              <w:ind w:firstLine="0"/>
            </w:pPr>
            <w:r>
              <w:t>утв. Приказом Ростехнадзора от 27.12.2012 г. № 784</w:t>
            </w:r>
          </w:p>
        </w:tc>
        <w:tc>
          <w:tcPr>
            <w:tcW w:w="3650" w:type="pct"/>
            <w:shd w:val="clear" w:color="auto" w:fill="auto"/>
          </w:tcPr>
          <w:p w14:paraId="4AA86894" w14:textId="1555AA6E" w:rsidR="000A0937" w:rsidRDefault="000A0937" w:rsidP="000A0937">
            <w:pPr>
              <w:ind w:firstLine="0"/>
            </w:pPr>
            <w:r w:rsidRPr="00900842">
              <w:t>Руководство по безопасности "Рекомендации по устройству и безопасной эксплуатации технологических трубопроводов"</w:t>
            </w:r>
            <w:r>
              <w:t xml:space="preserve"> </w:t>
            </w:r>
          </w:p>
          <w:p w14:paraId="61BBC7A0" w14:textId="77777777" w:rsidR="000A0937" w:rsidRPr="00C31CB7" w:rsidRDefault="000A0937" w:rsidP="004A1C8F">
            <w:pPr>
              <w:tabs>
                <w:tab w:val="left" w:pos="2394"/>
              </w:tabs>
              <w:ind w:firstLine="0"/>
            </w:pPr>
          </w:p>
        </w:tc>
      </w:tr>
      <w:tr w:rsidR="00A85C52" w:rsidRPr="007A276C" w14:paraId="3AF4BE24" w14:textId="77777777" w:rsidTr="007A276C">
        <w:tc>
          <w:tcPr>
            <w:tcW w:w="1350" w:type="pct"/>
            <w:shd w:val="clear" w:color="auto" w:fill="auto"/>
          </w:tcPr>
          <w:p w14:paraId="5CC2D087" w14:textId="67CE6A51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>
              <w:t>ТР ТС 032/2013</w:t>
            </w:r>
          </w:p>
        </w:tc>
        <w:tc>
          <w:tcPr>
            <w:tcW w:w="3650" w:type="pct"/>
            <w:shd w:val="clear" w:color="auto" w:fill="auto"/>
          </w:tcPr>
          <w:p w14:paraId="74D19D62" w14:textId="77777777" w:rsidR="00A85C52" w:rsidRPr="00193ED0" w:rsidRDefault="00A85C52" w:rsidP="004A1C8F">
            <w:pPr>
              <w:tabs>
                <w:tab w:val="left" w:pos="2394"/>
              </w:tabs>
              <w:ind w:firstLine="0"/>
            </w:pPr>
            <w:r w:rsidRPr="00193ED0">
              <w:t>Технический регламент Таможенного союза</w:t>
            </w:r>
          </w:p>
          <w:p w14:paraId="38C6BAB0" w14:textId="288FB163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>
              <w:t>«</w:t>
            </w:r>
            <w:r w:rsidRPr="001C66F9">
              <w:t>О безопасности оборудования, работающего под избыточным давлением</w:t>
            </w:r>
            <w:r>
              <w:t>»</w:t>
            </w:r>
          </w:p>
        </w:tc>
      </w:tr>
      <w:tr w:rsidR="00A85C52" w:rsidRPr="007A276C" w14:paraId="13B73C98" w14:textId="77777777" w:rsidTr="007A276C">
        <w:tc>
          <w:tcPr>
            <w:tcW w:w="1350" w:type="pct"/>
            <w:shd w:val="clear" w:color="auto" w:fill="auto"/>
          </w:tcPr>
          <w:p w14:paraId="6DC69A43" w14:textId="55060041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 xml:space="preserve">ГОСТ 12.1.007-76 </w:t>
            </w:r>
          </w:p>
        </w:tc>
        <w:tc>
          <w:tcPr>
            <w:tcW w:w="3650" w:type="pct"/>
            <w:shd w:val="clear" w:color="auto" w:fill="auto"/>
          </w:tcPr>
          <w:p w14:paraId="7718F68B" w14:textId="6244A7DC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>Система стандартов безопасности труда (ССБТ). Вредные вещества. Классификация и общие требования безопасности</w:t>
            </w:r>
          </w:p>
        </w:tc>
      </w:tr>
      <w:tr w:rsidR="00A85C52" w:rsidRPr="007A276C" w14:paraId="710C954D" w14:textId="77777777" w:rsidTr="007A276C">
        <w:tc>
          <w:tcPr>
            <w:tcW w:w="1350" w:type="pct"/>
            <w:shd w:val="clear" w:color="auto" w:fill="auto"/>
          </w:tcPr>
          <w:p w14:paraId="2B6D71AE" w14:textId="7EE8927D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>ГОСТ 12.1.044-89</w:t>
            </w:r>
          </w:p>
        </w:tc>
        <w:tc>
          <w:tcPr>
            <w:tcW w:w="3650" w:type="pct"/>
            <w:shd w:val="clear" w:color="auto" w:fill="auto"/>
          </w:tcPr>
          <w:p w14:paraId="20AEE825" w14:textId="3B48B102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>Система стандартов безопасности труда (ССБТ). Пожаровзрывоопасность веществ и материалов. Номенклатура показателей и методы их определения</w:t>
            </w:r>
          </w:p>
        </w:tc>
      </w:tr>
      <w:tr w:rsidR="00A85C52" w:rsidRPr="007A276C" w14:paraId="16F9BC1A" w14:textId="77777777" w:rsidTr="007A276C">
        <w:tc>
          <w:tcPr>
            <w:tcW w:w="1350" w:type="pct"/>
            <w:shd w:val="clear" w:color="auto" w:fill="auto"/>
          </w:tcPr>
          <w:p w14:paraId="22C8A4F3" w14:textId="6785DDFF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4C3795">
              <w:t>ГОСТ 15150-69</w:t>
            </w:r>
          </w:p>
        </w:tc>
        <w:tc>
          <w:tcPr>
            <w:tcW w:w="3650" w:type="pct"/>
            <w:shd w:val="clear" w:color="auto" w:fill="auto"/>
          </w:tcPr>
          <w:p w14:paraId="066CCCCE" w14:textId="1256FE42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4C3795">
              <w:t>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 (с Изменениями N 1, 2, 3, 4, 5)</w:t>
            </w:r>
          </w:p>
        </w:tc>
      </w:tr>
      <w:tr w:rsidR="00A85C52" w:rsidRPr="007A276C" w14:paraId="4658746D" w14:textId="77777777" w:rsidTr="007A276C">
        <w:tc>
          <w:tcPr>
            <w:tcW w:w="1350" w:type="pct"/>
            <w:shd w:val="clear" w:color="auto" w:fill="auto"/>
          </w:tcPr>
          <w:p w14:paraId="3C3CF4B6" w14:textId="0E147069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ГОСТ 9.908-85</w:t>
            </w:r>
          </w:p>
        </w:tc>
        <w:tc>
          <w:tcPr>
            <w:tcW w:w="3650" w:type="pct"/>
            <w:shd w:val="clear" w:color="auto" w:fill="auto"/>
          </w:tcPr>
          <w:p w14:paraId="0984CA7B" w14:textId="21793DF0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Единая система защиты от коррозии и старения (ЕСЗКС). Металлы и сплавы. Методы определения показателей коррозии и коррозионной стойкости (с Изменением N 1)</w:t>
            </w:r>
          </w:p>
        </w:tc>
      </w:tr>
      <w:tr w:rsidR="00A85C52" w:rsidRPr="007A276C" w14:paraId="5518FD3B" w14:textId="77777777" w:rsidTr="007A276C">
        <w:tc>
          <w:tcPr>
            <w:tcW w:w="1350" w:type="pct"/>
            <w:shd w:val="clear" w:color="auto" w:fill="auto"/>
          </w:tcPr>
          <w:p w14:paraId="737293CB" w14:textId="04E26419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ГОСТ Р 12.3.047-2012</w:t>
            </w:r>
          </w:p>
        </w:tc>
        <w:tc>
          <w:tcPr>
            <w:tcW w:w="3650" w:type="pct"/>
            <w:shd w:val="clear" w:color="auto" w:fill="auto"/>
          </w:tcPr>
          <w:p w14:paraId="0D9CD80C" w14:textId="47FCC169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Система стандартов безопасности труда (ССБТ). Пожарная безопасность технологических процессов. Общие требования. Методы контроля</w:t>
            </w:r>
          </w:p>
        </w:tc>
      </w:tr>
      <w:tr w:rsidR="00A85C52" w:rsidRPr="007A276C" w14:paraId="6AC1DF88" w14:textId="77777777" w:rsidTr="007A276C">
        <w:tc>
          <w:tcPr>
            <w:tcW w:w="1350" w:type="pct"/>
            <w:shd w:val="clear" w:color="auto" w:fill="auto"/>
          </w:tcPr>
          <w:p w14:paraId="577BE59E" w14:textId="33C038CD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ГОСТ Р 54145-2010</w:t>
            </w:r>
          </w:p>
        </w:tc>
        <w:tc>
          <w:tcPr>
            <w:tcW w:w="3650" w:type="pct"/>
            <w:shd w:val="clear" w:color="auto" w:fill="auto"/>
          </w:tcPr>
          <w:p w14:paraId="4724D310" w14:textId="4C36C16B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Менеджмент рисков. Руководство по применению организационных мер безопасности и оценки рисков. Общая методология</w:t>
            </w:r>
          </w:p>
        </w:tc>
      </w:tr>
      <w:tr w:rsidR="00A85C52" w:rsidRPr="007A276C" w14:paraId="6EB7BAC9" w14:textId="77777777" w:rsidTr="007A276C">
        <w:tc>
          <w:tcPr>
            <w:tcW w:w="1350" w:type="pct"/>
            <w:shd w:val="clear" w:color="auto" w:fill="auto"/>
          </w:tcPr>
          <w:p w14:paraId="7AF8AEB7" w14:textId="1719ED24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lastRenderedPageBreak/>
              <w:t xml:space="preserve">Р 50.1.069-2009 </w:t>
            </w:r>
          </w:p>
        </w:tc>
        <w:tc>
          <w:tcPr>
            <w:tcW w:w="3650" w:type="pct"/>
            <w:shd w:val="clear" w:color="auto" w:fill="auto"/>
          </w:tcPr>
          <w:p w14:paraId="3153963F" w14:textId="6D9F4FF8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«Менеджмент риска. Рекомендации по внедрению. Часть 2. Определение процесса менеджмента риска»</w:t>
            </w:r>
          </w:p>
        </w:tc>
      </w:tr>
      <w:tr w:rsidR="00A85C52" w:rsidRPr="007A276C" w14:paraId="6516C8F3" w14:textId="77777777" w:rsidTr="007A276C">
        <w:tc>
          <w:tcPr>
            <w:tcW w:w="1350" w:type="pct"/>
            <w:shd w:val="clear" w:color="auto" w:fill="auto"/>
          </w:tcPr>
          <w:p w14:paraId="3F2B5188" w14:textId="6F885654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ГОСТ 12.2.003-91</w:t>
            </w:r>
          </w:p>
        </w:tc>
        <w:tc>
          <w:tcPr>
            <w:tcW w:w="3650" w:type="pct"/>
            <w:shd w:val="clear" w:color="auto" w:fill="auto"/>
          </w:tcPr>
          <w:p w14:paraId="7BE396A2" w14:textId="2C145523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Система стандартов безопасности труда (ССБТ). Оборудование производственное. Общие требования безопасности</w:t>
            </w:r>
          </w:p>
        </w:tc>
      </w:tr>
      <w:tr w:rsidR="00A85C52" w:rsidRPr="007A276C" w14:paraId="459C07DE" w14:textId="77777777" w:rsidTr="007A276C">
        <w:tc>
          <w:tcPr>
            <w:tcW w:w="1350" w:type="pct"/>
            <w:shd w:val="clear" w:color="auto" w:fill="auto"/>
          </w:tcPr>
          <w:p w14:paraId="1E5AD0AD" w14:textId="7414FD87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ГОСТ 12.1.004-91</w:t>
            </w:r>
          </w:p>
        </w:tc>
        <w:tc>
          <w:tcPr>
            <w:tcW w:w="3650" w:type="pct"/>
            <w:shd w:val="clear" w:color="auto" w:fill="auto"/>
          </w:tcPr>
          <w:p w14:paraId="1D043618" w14:textId="1336EA1A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Система стандартов безопасности труда (ССБТ). Пожарная безопасность. Общие требования (с Изменением N 1)</w:t>
            </w:r>
          </w:p>
        </w:tc>
      </w:tr>
      <w:tr w:rsidR="00A85C52" w:rsidRPr="007A276C" w14:paraId="4A6CDBD8" w14:textId="77777777" w:rsidTr="007A276C">
        <w:tc>
          <w:tcPr>
            <w:tcW w:w="1350" w:type="pct"/>
            <w:shd w:val="clear" w:color="auto" w:fill="auto"/>
          </w:tcPr>
          <w:p w14:paraId="06152421" w14:textId="0F3E4451" w:rsidR="00A85C52" w:rsidRPr="009F3563" w:rsidRDefault="00A85C52" w:rsidP="006D77C6">
            <w:pPr>
              <w:tabs>
                <w:tab w:val="left" w:pos="2394"/>
              </w:tabs>
              <w:ind w:firstLine="0"/>
              <w:jc w:val="left"/>
            </w:pPr>
            <w:r w:rsidRPr="00F742F0">
              <w:t>№ 123-ФЗ от 22</w:t>
            </w:r>
            <w:r>
              <w:t>.07.</w:t>
            </w:r>
            <w:r w:rsidRPr="00F742F0">
              <w:t>2008 г.</w:t>
            </w:r>
          </w:p>
        </w:tc>
        <w:tc>
          <w:tcPr>
            <w:tcW w:w="3650" w:type="pct"/>
            <w:shd w:val="clear" w:color="auto" w:fill="auto"/>
          </w:tcPr>
          <w:p w14:paraId="7417A6F4" w14:textId="3A849677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Федеральный закон "Технический регламент о требованиях пожарной безопасности"</w:t>
            </w:r>
          </w:p>
        </w:tc>
      </w:tr>
      <w:tr w:rsidR="00A85C52" w:rsidRPr="007A276C" w14:paraId="29766D83" w14:textId="77777777" w:rsidTr="007A276C">
        <w:tc>
          <w:tcPr>
            <w:tcW w:w="1350" w:type="pct"/>
            <w:shd w:val="clear" w:color="auto" w:fill="auto"/>
          </w:tcPr>
          <w:p w14:paraId="0C437CEF" w14:textId="77F7C0E8" w:rsidR="00A85C52" w:rsidRPr="009F3563" w:rsidRDefault="00A85C52" w:rsidP="006D77C6">
            <w:pPr>
              <w:tabs>
                <w:tab w:val="left" w:pos="2394"/>
              </w:tabs>
              <w:ind w:firstLine="0"/>
              <w:jc w:val="left"/>
            </w:pPr>
            <w:r w:rsidRPr="00F742F0">
              <w:t>ГОСТ 12.4.011-89</w:t>
            </w:r>
          </w:p>
        </w:tc>
        <w:tc>
          <w:tcPr>
            <w:tcW w:w="3650" w:type="pct"/>
            <w:shd w:val="clear" w:color="auto" w:fill="auto"/>
          </w:tcPr>
          <w:p w14:paraId="141CA1C3" w14:textId="32B82A9A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Система стандартов безопасности труда (ССБТ). Средства защиты работающих. Общие требования и классификация</w:t>
            </w:r>
          </w:p>
        </w:tc>
      </w:tr>
      <w:tr w:rsidR="00A85C52" w:rsidRPr="007A276C" w14:paraId="46425D50" w14:textId="77777777" w:rsidTr="007A276C">
        <w:tc>
          <w:tcPr>
            <w:tcW w:w="1350" w:type="pct"/>
            <w:shd w:val="clear" w:color="auto" w:fill="auto"/>
          </w:tcPr>
          <w:p w14:paraId="58FCC409" w14:textId="300B3B3C" w:rsidR="00A85C52" w:rsidRPr="009F3563" w:rsidRDefault="00A85C52" w:rsidP="006D77C6">
            <w:pPr>
              <w:tabs>
                <w:tab w:val="left" w:pos="2394"/>
              </w:tabs>
              <w:ind w:firstLine="0"/>
              <w:jc w:val="left"/>
            </w:pPr>
            <w:r w:rsidRPr="00F742F0">
              <w:t>№ 174-ФЗ</w:t>
            </w:r>
            <w:r>
              <w:t xml:space="preserve"> </w:t>
            </w:r>
            <w:r w:rsidRPr="00F742F0">
              <w:t>от 23.11.1995</w:t>
            </w:r>
            <w:r>
              <w:t xml:space="preserve"> г.</w:t>
            </w:r>
          </w:p>
        </w:tc>
        <w:tc>
          <w:tcPr>
            <w:tcW w:w="3650" w:type="pct"/>
            <w:shd w:val="clear" w:color="auto" w:fill="auto"/>
          </w:tcPr>
          <w:p w14:paraId="73F983CE" w14:textId="6DE59EBF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Федеральн</w:t>
            </w:r>
            <w:r>
              <w:t>ый</w:t>
            </w:r>
            <w:r w:rsidRPr="00F742F0">
              <w:t xml:space="preserve"> закон "Об экологической экспертизе" </w:t>
            </w:r>
          </w:p>
        </w:tc>
      </w:tr>
      <w:bookmarkEnd w:id="81"/>
    </w:tbl>
    <w:p w14:paraId="0D42249F" w14:textId="77777777" w:rsidR="001F607F" w:rsidRPr="00725F3C" w:rsidRDefault="001F607F" w:rsidP="00116DB8">
      <w:pPr>
        <w:tabs>
          <w:tab w:val="left" w:pos="2394"/>
        </w:tabs>
        <w:autoSpaceDE w:val="0"/>
        <w:autoSpaceDN w:val="0"/>
        <w:adjustRightInd w:val="0"/>
        <w:ind w:firstLine="485"/>
        <w:rPr>
          <w:b/>
          <w:i/>
        </w:rPr>
      </w:pPr>
    </w:p>
    <w:p w14:paraId="3D83ABA6" w14:textId="1C69AB45" w:rsidR="00FD47E9" w:rsidRDefault="00FD47E9" w:rsidP="00116DB8">
      <w:pPr>
        <w:tabs>
          <w:tab w:val="left" w:pos="2394"/>
        </w:tabs>
        <w:rPr>
          <w:b/>
        </w:rPr>
      </w:pPr>
    </w:p>
    <w:p w14:paraId="66ECD0F6" w14:textId="560EC183" w:rsidR="007B013E" w:rsidRPr="00725F3C" w:rsidRDefault="007B013E" w:rsidP="00116DB8">
      <w:pPr>
        <w:tabs>
          <w:tab w:val="left" w:pos="2394"/>
        </w:tabs>
        <w:rPr>
          <w:b/>
        </w:rPr>
        <w:sectPr w:rsidR="007B013E" w:rsidRPr="00725F3C" w:rsidSect="00E44FD2">
          <w:pgSz w:w="11907" w:h="16840" w:code="9"/>
          <w:pgMar w:top="851" w:right="567" w:bottom="1134" w:left="1701" w:header="284" w:footer="284" w:gutter="0"/>
          <w:cols w:space="720"/>
        </w:sectPr>
      </w:pPr>
    </w:p>
    <w:p w14:paraId="7F5CC882" w14:textId="77777777" w:rsidR="003B7CAD" w:rsidRPr="00725F3C" w:rsidRDefault="003B7CAD" w:rsidP="00116DB8">
      <w:pPr>
        <w:pStyle w:val="ab"/>
        <w:tabs>
          <w:tab w:val="left" w:pos="2394"/>
        </w:tabs>
      </w:pPr>
    </w:p>
    <w:sectPr w:rsidR="003B7CAD" w:rsidRPr="00725F3C" w:rsidSect="00DB7EB6">
      <w:headerReference w:type="default" r:id="rId16"/>
      <w:pgSz w:w="11907" w:h="16840" w:code="9"/>
      <w:pgMar w:top="1134" w:right="851" w:bottom="1134" w:left="1418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2E879F" w14:textId="77777777" w:rsidR="00F256FD" w:rsidRDefault="00F256FD">
      <w:r>
        <w:separator/>
      </w:r>
    </w:p>
  </w:endnote>
  <w:endnote w:type="continuationSeparator" w:id="0">
    <w:p w14:paraId="190DAF06" w14:textId="77777777" w:rsidR="00F256FD" w:rsidRDefault="00F25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E3A87F" w14:textId="77777777" w:rsidR="00473FE5" w:rsidRDefault="00473FE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C33B33" w14:textId="77777777" w:rsidR="00473FE5" w:rsidRDefault="00473FE5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29351D" w14:textId="77777777" w:rsidR="00473FE5" w:rsidRDefault="00473FE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443CF8" w14:textId="77777777" w:rsidR="00F256FD" w:rsidRDefault="00F256FD">
      <w:r>
        <w:separator/>
      </w:r>
    </w:p>
  </w:footnote>
  <w:footnote w:type="continuationSeparator" w:id="0">
    <w:p w14:paraId="34CF286F" w14:textId="77777777" w:rsidR="00F256FD" w:rsidRDefault="00F256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EB5C9" w14:textId="77777777" w:rsidR="00473FE5" w:rsidRDefault="00473FE5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A8803" w14:textId="77777777" w:rsidR="004B0CA8" w:rsidRDefault="004B0CA8">
    <w:pPr>
      <w:pStyle w:val="a7"/>
    </w:pPr>
    <w:r w:rsidRPr="00D05D01">
      <w:rPr>
        <w:noProof/>
      </w:rPr>
      <mc:AlternateContent>
        <mc:Choice Requires="wpg">
          <w:drawing>
            <wp:anchor distT="0" distB="0" distL="114300" distR="114300" simplePos="0" relativeHeight="251656192" behindDoc="1" locked="0" layoutInCell="0" allowOverlap="1" wp14:anchorId="150346AB" wp14:editId="39BAD0A8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7385" cy="10332085"/>
              <wp:effectExtent l="17145" t="18415" r="23495" b="22225"/>
              <wp:wrapNone/>
              <wp:docPr id="545" name="Group 5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7385" cy="10332085"/>
                        <a:chOff x="571" y="284"/>
                        <a:chExt cx="11051" cy="16271"/>
                      </a:xfrm>
                    </wpg:grpSpPr>
                    <wpg:grpSp>
                      <wpg:cNvPr id="546" name="Group 546"/>
                      <wpg:cNvGrpSpPr>
                        <a:grpSpLocks/>
                      </wpg:cNvGrpSpPr>
                      <wpg:grpSpPr bwMode="auto">
                        <a:xfrm>
                          <a:off x="571" y="8102"/>
                          <a:ext cx="561" cy="8453"/>
                          <a:chOff x="567" y="7998"/>
                          <a:chExt cx="561" cy="8453"/>
                        </a:xfrm>
                      </wpg:grpSpPr>
                      <wps:wsp>
                        <wps:cNvPr id="547" name="Text Box 547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498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D1EB5E" w14:textId="77777777" w:rsidR="004B0CA8" w:rsidRDefault="004B0CA8">
                              <w:pPr>
                                <w:pStyle w:val="a6"/>
                                <w:rPr>
                                  <w:noProof w:val="0"/>
                                </w:rPr>
                              </w:pPr>
                              <w:r>
                                <w:t>Инв. № под</w:t>
                              </w:r>
                              <w:r>
                                <w:rPr>
                                  <w:noProof w:val="0"/>
                                </w:rPr>
                                <w:t>л.</w:t>
                              </w:r>
                            </w:p>
                            <w:p w14:paraId="343F74E7" w14:textId="4EBF05C1" w:rsidR="004B0CA8" w:rsidRDefault="00573929">
                              <w:r>
                                <w:rPr>
                                  <w:i/>
                                  <w:noProof/>
                                </w:rPr>
                                <w:fldChar w:fldCharType="begin"/>
                              </w:r>
                              <w:r>
                                <w:rPr>
                                  <w:i/>
                                  <w:noProof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i/>
                                  <w:noProof/>
                                </w:rPr>
                                <w:fldChar w:fldCharType="separate"/>
                              </w:r>
                              <w:ins w:id="2" w:author="Бурков Алексей Анатольевич" w:date="2020-10-05T10:45:00Z">
                                <w:r w:rsidR="004B0CA8" w:rsidRPr="00B40530">
                                  <w:rPr>
                                    <w:i/>
                                    <w:noProof/>
                                    <w:rPrChange w:id="3" w:author="Бурков Алексей Анатольевич" w:date="2020-10-05T10:45:00Z">
                                      <w:rPr/>
                                    </w:rPrChange>
                                  </w:rPr>
                                  <w:t>34</w:t>
                                </w:r>
                              </w:ins>
                              <w:del w:id="4" w:author="Бурков Алексей Анатольевич" w:date="2020-10-05T10:44:00Z">
                                <w:r w:rsidR="004B0CA8" w:rsidRPr="00B40530" w:rsidDel="00B40530">
                                  <w:rPr>
                                    <w:i/>
                                    <w:noProof/>
                                  </w:rPr>
                                  <w:delText>34</w:delText>
                                </w:r>
                              </w:del>
                              <w:r>
                                <w:rPr>
                                  <w:i/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48" name="Text Box 548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2951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CD8710" w14:textId="77777777" w:rsidR="004B0CA8" w:rsidRDefault="004B0CA8">
                              <w:pPr>
                                <w:pStyle w:val="a6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49" name="Text Box 549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004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21A2C6" w14:textId="77777777" w:rsidR="004B0CA8" w:rsidRDefault="004B0CA8">
                              <w:pPr>
                                <w:pStyle w:val="a6"/>
                              </w:pPr>
                              <w: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50" name="Text Box 550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1498"/>
                            <a:ext cx="283" cy="1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AC7D12" w14:textId="77777777" w:rsidR="004B0CA8" w:rsidRDefault="004B0CA8">
                              <w:pPr>
                                <w:pStyle w:val="a6"/>
                              </w:pPr>
                              <w:r>
                                <w:t>Инв. № дубл.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51" name="Text Box 551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7998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86325B" w14:textId="77777777" w:rsidR="004B0CA8" w:rsidRDefault="004B0CA8">
                              <w:pPr>
                                <w:pStyle w:val="a6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g:grpSp>
                        <wpg:cNvPr id="552" name="Group 552"/>
                        <wpg:cNvGrpSpPr>
                          <a:grpSpLocks/>
                        </wpg:cNvGrpSpPr>
                        <wpg:grpSpPr bwMode="auto">
                          <a:xfrm>
                            <a:off x="845" y="7998"/>
                            <a:ext cx="283" cy="8453"/>
                            <a:chOff x="3194" y="6929"/>
                            <a:chExt cx="283" cy="8155"/>
                          </a:xfrm>
                        </wpg:grpSpPr>
                        <wps:wsp>
                          <wps:cNvPr id="553" name="Text Box 5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B6E921" w14:textId="77777777" w:rsidR="004B0CA8" w:rsidRDefault="004B0CA8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4" name="Text Box 5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025432" w14:textId="77777777" w:rsidR="004B0CA8" w:rsidRDefault="004B0CA8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5" name="Text Box 5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33DCBD" w14:textId="77777777" w:rsidR="004B0CA8" w:rsidRDefault="004B0CA8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6" name="Text Box 5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E978E5" w14:textId="77777777" w:rsidR="004B0CA8" w:rsidRDefault="004B0CA8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7" name="Text Box 5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AE72CC" w14:textId="77777777" w:rsidR="004B0CA8" w:rsidRDefault="004B0CA8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558" name="Rectangle 558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0346AB" id="Group 545" o:spid="_x0000_s1026" style="position:absolute;left:0;text-align:left;margin-left:28.35pt;margin-top:14.2pt;width:552.55pt;height:813.55pt;z-index:-251660288;mso-position-horizontal-relative:page;mso-position-vertical-relative:page" coordorigin="571,284" coordsize="11051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" o:allowincell="f">
              <v:group id="Group 546" o:spid="_x0000_s1027" style="position:absolute;left:571;top:8102;width:561;height:8453" coordorigin="567,7998" coordsize="561,8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LJ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g/b+D3TDgC8vADAAD//wMAUEsBAi0AFAAGAAgAAAAhANvh9svuAAAAhQEAABMAAAAAAAAA&#10;AAAAAAAAAAAAAFtDb250ZW50X1R5cGVzXS54bWxQSwECLQAUAAYACAAAACEAWvQsW78AAAAVAQAA&#10;CwAAAAAAAAAAAAAAAAAfAQAAX3JlbHMvLnJlbHNQSwECLQAUAAYACAAAACEAJoSyasYAAADcAAAA&#10;DwAAAAAAAAAAAAAAAAAHAgAAZHJzL2Rvd25yZXYueG1sUEsFBgAAAAADAAMAtwAAAPo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47" o:spid="_x0000_s1028" type="#_x0000_t202" style="position:absolute;left:567;top:1498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" strokeweight="2.25pt">
                  <v:textbox style="layout-flow:vertical;mso-layout-flow-alt:bottom-to-top" inset="0,0,0,0">
                    <w:txbxContent>
                      <w:p w14:paraId="74D1EB5E" w14:textId="77777777" w:rsidR="004B0CA8" w:rsidRDefault="004B0CA8">
                        <w:pPr>
                          <w:pStyle w:val="a6"/>
                          <w:rPr>
                            <w:noProof w:val="0"/>
                          </w:rPr>
                        </w:pPr>
                        <w:r>
                          <w:t>Инв. № под</w:t>
                        </w:r>
                        <w:r>
                          <w:rPr>
                            <w:noProof w:val="0"/>
                          </w:rPr>
                          <w:t>л.</w:t>
                        </w:r>
                      </w:p>
                      <w:p w14:paraId="343F74E7" w14:textId="4EBF05C1" w:rsidR="004B0CA8" w:rsidRDefault="00573929">
                        <w:r>
                          <w:rPr>
                            <w:i/>
                            <w:noProof/>
                          </w:rPr>
                          <w:fldChar w:fldCharType="begin"/>
                        </w:r>
                        <w:r>
                          <w:rPr>
                            <w:i/>
                            <w:noProof/>
                          </w:rPr>
                          <w:instrText xml:space="preserve"> NUMPAGES  \* MERGEFORMAT </w:instrText>
                        </w:r>
                        <w:r>
                          <w:rPr>
                            <w:i/>
                            <w:noProof/>
                          </w:rPr>
                          <w:fldChar w:fldCharType="separate"/>
                        </w:r>
                        <w:ins w:id="6" w:author="Бурков Алексей Анатольевич" w:date="2020-10-05T10:45:00Z">
                          <w:r w:rsidR="004B0CA8" w:rsidRPr="00B40530">
                            <w:rPr>
                              <w:i/>
                              <w:noProof/>
                              <w:rPrChange w:id="7" w:author="Бурков Алексей Анатольевич" w:date="2020-10-05T10:45:00Z">
                                <w:rPr/>
                              </w:rPrChange>
                            </w:rPr>
                            <w:t>34</w:t>
                          </w:r>
                        </w:ins>
                        <w:del w:id="8" w:author="Бурков Алексей Анатольевич" w:date="2020-10-05T10:44:00Z">
                          <w:r w:rsidR="004B0CA8" w:rsidRPr="00B40530" w:rsidDel="00B40530">
                            <w:rPr>
                              <w:i/>
                              <w:noProof/>
                            </w:rPr>
                            <w:delText>34</w:delText>
                          </w:r>
                        </w:del>
                        <w:r>
                          <w:rPr>
                            <w:i/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548" o:spid="_x0000_s1029" type="#_x0000_t202" style="position:absolute;left:567;top:12951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" strokeweight="2.25pt">
                  <v:textbox style="layout-flow:vertical;mso-layout-flow-alt:bottom-to-top" inset="0,0,0,0">
                    <w:txbxContent>
                      <w:p w14:paraId="6FCD8710" w14:textId="77777777" w:rsidR="004B0CA8" w:rsidRDefault="004B0CA8">
                        <w:pPr>
                          <w:pStyle w:val="a6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shape id="Text Box 549" o:spid="_x0000_s1030" type="#_x0000_t202" style="position:absolute;left:567;top:1004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" strokeweight="2.25pt">
                  <v:textbox style="layout-flow:vertical;mso-layout-flow-alt:bottom-to-top" inset="0,0,0,0">
                    <w:txbxContent>
                      <w:p w14:paraId="7421A2C6" w14:textId="77777777" w:rsidR="004B0CA8" w:rsidRDefault="004B0CA8">
                        <w:pPr>
                          <w:pStyle w:val="a6"/>
                        </w:pPr>
                        <w:r>
                          <w:t>Взам. инв. №</w:t>
                        </w:r>
                      </w:p>
                    </w:txbxContent>
                  </v:textbox>
                </v:shape>
                <v:shape id="Text Box 550" o:spid="_x0000_s1031" type="#_x0000_t202" style="position:absolute;left:567;top:11498;width:283;height:1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" strokeweight="2.25pt">
                  <v:textbox style="layout-flow:vertical;mso-layout-flow-alt:bottom-to-top" inset="0,0,0,0">
                    <w:txbxContent>
                      <w:p w14:paraId="2FAC7D12" w14:textId="77777777" w:rsidR="004B0CA8" w:rsidRDefault="004B0CA8">
                        <w:pPr>
                          <w:pStyle w:val="a6"/>
                        </w:pPr>
                        <w:r>
                          <w:t>Инв. № дубл.</w:t>
                        </w:r>
                      </w:p>
                    </w:txbxContent>
                  </v:textbox>
                </v:shape>
                <v:shape id="Text Box 551" o:spid="_x0000_s1032" type="#_x0000_t202" style="position:absolute;left:567;top:7998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4386325B" w14:textId="77777777" w:rsidR="004B0CA8" w:rsidRDefault="004B0CA8">
                        <w:pPr>
                          <w:pStyle w:val="a6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group id="Group 552" o:spid="_x0000_s1033" style="position:absolute;left:845;top:7998;width:283;height:8453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shape id="Text Box 553" o:spid="_x0000_s10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48B6E921" w14:textId="77777777" w:rsidR="004B0CA8" w:rsidRDefault="004B0CA8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554" o:spid="_x0000_s10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0F025432" w14:textId="77777777" w:rsidR="004B0CA8" w:rsidRDefault="004B0CA8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555" o:spid="_x0000_s10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133DCBD" w14:textId="77777777" w:rsidR="004B0CA8" w:rsidRDefault="004B0CA8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556" o:spid="_x0000_s10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11E978E5" w14:textId="77777777" w:rsidR="004B0CA8" w:rsidRDefault="004B0CA8">
                          <w:pPr>
                            <w:pStyle w:val="a6"/>
                          </w:pPr>
                        </w:p>
                      </w:txbxContent>
                    </v:textbox>
                  </v:shape>
                  <v:shape id="Text Box 557" o:spid="_x0000_s10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6CAE72CC" w14:textId="77777777" w:rsidR="004B0CA8" w:rsidRDefault="004B0CA8">
                          <w:pPr>
                            <w:pStyle w:val="a6"/>
                          </w:pPr>
                        </w:p>
                      </w:txbxContent>
                    </v:textbox>
                  </v:shape>
                </v:group>
              </v:group>
              <v:rect id="Rectangle 558" o:spid="_x0000_s1039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" strokeweight="2.25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40E7FD" w14:textId="77777777" w:rsidR="00473FE5" w:rsidRDefault="00473FE5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6FA1C" w14:textId="2F204D96" w:rsidR="004B0CA8" w:rsidRDefault="004B0CA8" w:rsidP="004E29FF">
    <w:pPr>
      <w:pStyle w:val="a7"/>
    </w:pPr>
    <w:r>
      <w:rPr>
        <w:noProof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4EE3A242" wp14:editId="0DD4A708">
              <wp:simplePos x="0" y="0"/>
              <wp:positionH relativeFrom="page">
                <wp:posOffset>337185</wp:posOffset>
              </wp:positionH>
              <wp:positionV relativeFrom="page">
                <wp:posOffset>210820</wp:posOffset>
              </wp:positionV>
              <wp:extent cx="7016115" cy="10332085"/>
              <wp:effectExtent l="22860" t="20320" r="19050" b="20320"/>
              <wp:wrapNone/>
              <wp:docPr id="453" name="Group 5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332085"/>
                        <a:chOff x="573" y="284"/>
                        <a:chExt cx="11049" cy="16271"/>
                      </a:xfrm>
                    </wpg:grpSpPr>
                    <wpg:grpSp>
                      <wpg:cNvPr id="454" name="Group 560"/>
                      <wpg:cNvGrpSpPr>
                        <a:grpSpLocks/>
                      </wpg:cNvGrpSpPr>
                      <wpg:grpSpPr bwMode="auto">
                        <a:xfrm>
                          <a:off x="573" y="8557"/>
                          <a:ext cx="561" cy="7998"/>
                          <a:chOff x="3194" y="6929"/>
                          <a:chExt cx="561" cy="8155"/>
                        </a:xfrm>
                      </wpg:grpSpPr>
                      <wpg:grpSp>
                        <wpg:cNvPr id="455" name="Group 561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56" name="Text Box 5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E88454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7" name="Text Box 5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5B7E03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8" name="Text Box 5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98F594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9" name="Text Box 5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3FA435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0" name="Text Box 5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5FB75D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61" name="Group 567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62" name="Text Box 5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75A317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3" name="Text Box 5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0B1FBD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4" name="Text Box 5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B1025D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5" name="Text Box 5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8D2376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6" name="Text Box 5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61E816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67" name="Rectangle 573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468" name="Group 574"/>
                      <wpg:cNvGrpSpPr>
                        <a:grpSpLocks/>
                      </wpg:cNvGrpSpPr>
                      <wpg:grpSpPr bwMode="auto">
                        <a:xfrm>
                          <a:off x="1134" y="14321"/>
                          <a:ext cx="10488" cy="2234"/>
                          <a:chOff x="1418" y="13315"/>
                          <a:chExt cx="10488" cy="2278"/>
                        </a:xfrm>
                      </wpg:grpSpPr>
                      <wps:wsp>
                        <wps:cNvPr id="469" name="Rectangle 575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470" name="Group 576"/>
                        <wpg:cNvGrpSpPr>
                          <a:grpSpLocks/>
                        </wpg:cNvGrpSpPr>
                        <wpg:grpSpPr bwMode="auto">
                          <a:xfrm>
                            <a:off x="1421" y="13315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471" name="Group 577"/>
                          <wpg:cNvGrpSpPr>
                            <a:grpSpLocks/>
                          </wpg:cNvGrpSpPr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472" name="Group 5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473" name="Text Box 5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7C14350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4" name="Text Box 5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8C21CB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5" name="Text Box 5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2355AE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6" name="Text Box 5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ED2046" w14:textId="7D51199C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instrText xml:space="preserve"> PAGE  \* MERGEFORMAT </w:instrText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7" name="Text Box 5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4FCEFD" w14:textId="49849B96" w:rsidR="004B0CA8" w:rsidRDefault="00573929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NUMPAGES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ins w:id="9" w:author="Бурков Алексей Анатольевич" w:date="2020-10-05T10:45:00Z">
                                      <w:r w:rsidR="004B0CA8" w:rsidRPr="00B40530">
                                        <w:rPr>
                                          <w:lang w:val="en-US"/>
                                          <w:rPrChange w:id="10" w:author="Бурков Алексей Анатольевич" w:date="2020-10-05T10:45:00Z">
                                            <w:rPr/>
                                          </w:rPrChange>
                                        </w:rPr>
                                        <w:t>34</w:t>
                                      </w:r>
                                    </w:ins>
                                    <w:del w:id="11" w:author="Бурков Алексей Анатольевич" w:date="2020-10-05T10:44:00Z">
                                      <w:r w:rsidR="004B0CA8" w:rsidRPr="00B40530" w:rsidDel="00B40530">
                                        <w:rPr>
                                          <w:lang w:val="en-US"/>
                                        </w:rPr>
                                        <w:delText>34</w:delText>
                                      </w:r>
                                    </w:del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478" name="Group 5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5"/>
                                  <a:chExt cx="850" cy="284"/>
                                </a:xfrm>
                              </wpg:grpSpPr>
                              <wps:wsp>
                                <wps:cNvPr id="479" name="Text Box 5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C36B64E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0" name="Text Box 5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05BCF06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1" name="Text Box 5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A15FCC2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82" name="Text Box 5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5A3F51" w14:textId="77777777" w:rsidR="00473FE5" w:rsidRDefault="00473FE5" w:rsidP="00241A66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8502AE8" w14:textId="63ED36C0" w:rsidR="004B0CA8" w:rsidRPr="00241A66" w:rsidRDefault="004B0CA8" w:rsidP="00241A66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bookmarkStart w:id="12" w:name="_GoBack"/>
                                  <w:bookmarkEnd w:id="12"/>
                                  <w:r w:rsidRPr="00241A66">
                                    <w:rPr>
                                      <w:sz w:val="22"/>
                                      <w:szCs w:val="22"/>
                                    </w:rPr>
                                    <w:t>ООО «</w:t>
                                  </w:r>
                                  <w:r w:rsidR="00BF3A08" w:rsidRPr="00BF3A08">
                                    <w:rPr>
                                      <w:sz w:val="22"/>
                                      <w:szCs w:val="22"/>
                                    </w:rPr>
                                    <w:t>ВЕЛЕССТРОЙ</w:t>
                                  </w:r>
                                  <w:r w:rsidRPr="00241A66">
                                    <w:rPr>
                                      <w:sz w:val="22"/>
                                      <w:szCs w:val="22"/>
                                    </w:rPr>
                                    <w:t>»</w:t>
                                  </w:r>
                                </w:p>
                                <w:p w14:paraId="09FB8C03" w14:textId="63E2A13A" w:rsidR="004B0CA8" w:rsidRPr="00404FC2" w:rsidRDefault="004B0CA8" w:rsidP="002C19F0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3" name="Text Box 5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7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BDC97" w14:textId="77777777" w:rsidR="004B0CA8" w:rsidRDefault="004B0CA8" w:rsidP="002C19F0">
                                  <w:pPr>
                                    <w:pStyle w:val="28"/>
                                    <w:spacing w:after="0" w:line="240" w:lineRule="auto"/>
                                    <w:ind w:left="142" w:right="90" w:firstLine="0"/>
                                    <w:contextualSpacing/>
                                    <w:jc w:val="center"/>
                                    <w:rPr>
                                      <w:b/>
                                      <w:sz w:val="12"/>
                                      <w:szCs w:val="12"/>
                                      <w:lang w:val="ru-RU"/>
                                    </w:rPr>
                                  </w:pPr>
                                </w:p>
                                <w:p w14:paraId="5FD50A9C" w14:textId="73DD6B44" w:rsidR="004B0CA8" w:rsidRPr="00A62DBB" w:rsidRDefault="004B0CA8" w:rsidP="00FF1B50">
                                  <w:pPr>
                                    <w:pStyle w:val="28"/>
                                    <w:spacing w:after="0" w:line="240" w:lineRule="auto"/>
                                    <w:ind w:left="142" w:right="90" w:firstLine="0"/>
                                    <w:contextualSpacing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3116A">
                                    <w:rPr>
                                      <w:b/>
                                      <w:highlight w:val="yellow"/>
                                      <w:lang w:val="ru-RU"/>
                                    </w:rPr>
                                    <w:t>Трубопровод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4" name="Text Box 5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ABFDD7" w14:textId="756DF5BF" w:rsidR="004B0CA8" w:rsidRPr="00841467" w:rsidRDefault="004B0CA8" w:rsidP="002C19F0">
                                  <w:pPr>
                                    <w:spacing w:before="120" w:line="240" w:lineRule="auto"/>
                                    <w:ind w:firstLine="0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73116A">
                                    <w:rPr>
                                      <w:b/>
                                      <w:sz w:val="32"/>
                                      <w:szCs w:val="32"/>
                                      <w:highlight w:val="yellow"/>
                                      <w:lang w:val="en-US"/>
                                    </w:rPr>
                                    <w:t>000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85" name="Group 591"/>
                          <wpg:cNvGrpSpPr>
                            <a:grpSpLocks/>
                          </wpg:cNvGrpSpPr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486" name="Group 59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1" y="10614"/>
                                <a:ext cx="3682" cy="1693"/>
                                <a:chOff x="3314" y="10614"/>
                                <a:chExt cx="3682" cy="1693"/>
                              </a:xfrm>
                            </wpg:grpSpPr>
                            <wpg:grpSp>
                              <wpg:cNvPr id="487" name="Group 5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614"/>
                                  <a:ext cx="3682" cy="280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488" name="Text Box 59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1CC5463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9" name="Text Box 59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33B2E40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</w:pPr>
                                      <w: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0" name="Text Box 59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791FF2D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Изм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1" name="Text Box 59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70AE214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Подп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2" name="Text Box 59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0CB7C6B" w14:textId="77777777" w:rsidR="004B0CA8" w:rsidRDefault="004B0CA8" w:rsidP="002C19F0">
                                      <w:pPr>
                                        <w:pStyle w:val="a6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93" name="Group 5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907"/>
                                  <a:ext cx="3682" cy="1400"/>
                                  <a:chOff x="2358" y="10607"/>
                                  <a:chExt cx="3682" cy="1400"/>
                                </a:xfrm>
                              </wpg:grpSpPr>
                              <wpg:grpSp>
                                <wpg:cNvPr id="494" name="Group 60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58" y="10609"/>
                                    <a:ext cx="3681" cy="1391"/>
                                    <a:chOff x="2924" y="10616"/>
                                    <a:chExt cx="3681" cy="1391"/>
                                  </a:xfrm>
                                </wpg:grpSpPr>
                                <wpg:grpSp>
                                  <wpg:cNvPr id="495" name="Group 60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4" y="1061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496" name="Text Box 60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2760953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7" name="Text Box 60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A268A84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Разраб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8" name="Text Box 60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41F748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9" name="Text Box 60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C66ADBD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0" name="Group 60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0895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1" name="Text Box 60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DBB2D4F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2" name="Text Box 60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80FA8D0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Пров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3" name="Text Box 60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FFF8503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4" name="Text Box 61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520E788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5" name="Group 61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6" name="Text Box 61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286EB50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7" name="Text Box 61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FB16D3A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>Т.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8" name="Text Box 61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865E676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9" name="Text Box 61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6F4B552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0" name="Group 61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1" name="Text Box 61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2549B9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2" name="Text Box 61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2D732DB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3" name="Text Box 61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9A80ABA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4" name="Text Box 62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144BF12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5" name="Group 62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6" name="Text Box 62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1241B49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7" name="Text Box 62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FFFCDB2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Утв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8" name="Text Box 62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0327056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9" name="Text Box 62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53E044A" w14:textId="77777777" w:rsidR="004B0CA8" w:rsidRDefault="004B0CA8" w:rsidP="002C19F0">
                                          <w:pPr>
                                            <w:pStyle w:val="a6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520" name="Line 62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1" name="Line 62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2" name="Line 62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3" name="Line 62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62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4" name="Line 63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36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25" name="Group 6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8" y="10033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526" name="Group 6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527" name="Group 6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28" name="Text Box 6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41CD380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29" name="Text Box 6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3A94D0E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0" name="Text Box 6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B81100A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1" name="Text Box 6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79B88F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2" name="Text Box 6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D250C0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33" name="Group 6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34" name="Text Box 6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B7CF4F9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5" name="Text Box 6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12BBB82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6" name="Text Box 6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564DBD3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7" name="Text Box 6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7B4A3F4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8" name="Text Box 6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308F642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39" name="Line 6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0" name="Line 6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1" name="Line 6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2" name="Line 6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3" name="Line 6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4" name="Line 6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E3A242" id="Group 559" o:spid="_x0000_s1040" style="position:absolute;left:0;text-align:left;margin-left:26.55pt;margin-top:16.6pt;width:552.45pt;height:813.55pt;z-index:-251657216;mso-position-horizontal-relative:page;mso-position-vertical-relative:page" coordorigin="573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" o:allowincell="f">
              <v:group id="Group 560" o:spid="_x0000_s1041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<v:group id="Group 561" o:spid="_x0000_s104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62" o:spid="_x0000_s104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1DE88454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563" o:spid="_x0000_s104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565B7E03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564" o:spid="_x0000_s104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" strokeweight="2.25pt">
                    <v:textbox style="layout-flow:vertical;mso-layout-flow-alt:bottom-to-top" inset="0,0,0,0">
                      <w:txbxContent>
                        <w:p w14:paraId="4598F594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565" o:spid="_x0000_s104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083FA435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566" o:spid="_x0000_s104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" strokeweight="2.25pt">
                    <v:textbox style="layout-flow:vertical;mso-layout-flow-alt:bottom-to-top" inset="0,0,0,0">
                      <w:txbxContent>
                        <w:p w14:paraId="535FB75D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567" o:spid="_x0000_s104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<v:shape id="Text Box 568" o:spid="_x0000_s104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1975A317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69" o:spid="_x0000_s105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4A0B1FBD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70" o:spid="_x0000_s105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10B1025D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71" o:spid="_x0000_s105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F8D2376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72" o:spid="_x0000_s105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2161E816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</v:group>
              </v:group>
              <v:rect id="Rectangle 573" o:spid="_x0000_s105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" strokeweight="2.25pt">
                <v:textbox inset="0,0,0,0"/>
              </v:rect>
              <v:group id="Group 574" o:spid="_x0000_s1055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  <v:rect id="Rectangle 575" o:spid="_x0000_s1056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" strokeweight="2.25pt">
                  <v:textbox inset="0,0,0,0"/>
                </v:rect>
                <v:group id="Group 576" o:spid="_x0000_s1057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ql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">
                  <v:group id="Group 577" o:spid="_x0000_s1058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8+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DxFsPfmXAE5PIGAAD//wMAUEsBAi0AFAAGAAgAAAAhANvh9svuAAAAhQEAABMAAAAAAAAA&#10;AAAAAAAAAAAAAFtDb250ZW50X1R5cGVzXS54bWxQSwECLQAUAAYACAAAACEAWvQsW78AAAAVAQAA&#10;CwAAAAAAAAAAAAAAAAAfAQAAX3JlbHMvLnJlbHNQSwECLQAUAAYACAAAACEAEeDvPsYAAADcAAAA&#10;DwAAAAAAAAAAAAAAAAAHAgAAZHJzL2Rvd25yZXYueG1sUEsFBgAAAAADAAMAtwAAAPoCAAAAAA==&#10;">
                    <v:group id="Group 578" o:spid="_x0000_s1059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  <v:shape id="Text Box 579" o:spid="_x0000_s1060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" strokeweight="2.25pt">
                        <v:textbox inset="0,0,0,0">
                          <w:txbxContent>
                            <w:p w14:paraId="67C14350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580" o:spid="_x0000_s1061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" strokeweight="2.25pt">
                        <v:textbox inset="0,0,0,0">
                          <w:txbxContent>
                            <w:p w14:paraId="488C21CB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Text Box 581" o:spid="_x0000_s1062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" strokeweight="2.25pt">
                        <v:textbox inset="0,0,0,0">
                          <w:txbxContent>
                            <w:p w14:paraId="6E2355AE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Text Box 582" o:spid="_x0000_s1063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" strokeweight="2.25pt">
                        <v:textbox inset="0,0,0,0">
                          <w:txbxContent>
                            <w:p w14:paraId="3EED2046" w14:textId="7D51199C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instrText xml:space="preserve"> PAGE  \* MERGEFORMAT </w:instrText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583" o:spid="_x0000_s1064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" strokeweight="2.25pt">
                        <v:textbox inset="0,0,0,0">
                          <w:txbxContent>
                            <w:p w14:paraId="414FCEFD" w14:textId="49849B96" w:rsidR="004B0CA8" w:rsidRDefault="00573929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ins w:id="13" w:author="Бурков Алексей Анатольевич" w:date="2020-10-05T10:45:00Z">
                                <w:r w:rsidR="004B0CA8" w:rsidRPr="00B40530">
                                  <w:rPr>
                                    <w:lang w:val="en-US"/>
                                    <w:rPrChange w:id="14" w:author="Бурков Алексей Анатольевич" w:date="2020-10-05T10:45:00Z">
                                      <w:rPr/>
                                    </w:rPrChange>
                                  </w:rPr>
                                  <w:t>34</w:t>
                                </w:r>
                              </w:ins>
                              <w:del w:id="15" w:author="Бурков Алексей Анатольевич" w:date="2020-10-05T10:44:00Z">
                                <w:r w:rsidR="004B0CA8" w:rsidRPr="00B40530" w:rsidDel="00B40530">
                                  <w:rPr>
                                    <w:lang w:val="en-US"/>
                                  </w:rPr>
                                  <w:delText>34</w:delText>
                                </w:r>
                              </w:del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group id="Group 584" o:spid="_x0000_s1065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aj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">
                        <v:shape id="Text Box 585" o:spid="_x0000_s1066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" strokeweight="1pt">
                          <v:textbox inset="0,0,0,0">
                            <w:txbxContent>
                              <w:p w14:paraId="6C36B64E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Text Box 586" o:spid="_x0000_s1067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" strokeweight="1pt">
                          <v:textbox inset="0,0,0,0">
                            <w:txbxContent>
                              <w:p w14:paraId="405BCF06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Text Box 587" o:spid="_x0000_s1068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" strokeweight="1pt">
                          <v:textbox inset="0,0,0,0">
                            <w:txbxContent>
                              <w:p w14:paraId="3A15FCC2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588" o:spid="_x0000_s1069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" strokeweight="2.25pt">
                      <v:textbox inset="0,0,0,0">
                        <w:txbxContent>
                          <w:p w14:paraId="1E5A3F51" w14:textId="77777777" w:rsidR="00473FE5" w:rsidRDefault="00473FE5" w:rsidP="00241A6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8502AE8" w14:textId="63ED36C0" w:rsidR="004B0CA8" w:rsidRPr="00241A66" w:rsidRDefault="004B0CA8" w:rsidP="00241A6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16" w:name="_GoBack"/>
                            <w:bookmarkEnd w:id="16"/>
                            <w:r w:rsidRPr="00241A66">
                              <w:rPr>
                                <w:sz w:val="22"/>
                                <w:szCs w:val="22"/>
                              </w:rPr>
                              <w:t>ООО «</w:t>
                            </w:r>
                            <w:r w:rsidR="00BF3A08" w:rsidRPr="00BF3A08">
                              <w:rPr>
                                <w:sz w:val="22"/>
                                <w:szCs w:val="22"/>
                              </w:rPr>
                              <w:t>ВЕЛЕССТРОЙ</w:t>
                            </w:r>
                            <w:r w:rsidRPr="00241A66">
                              <w:rPr>
                                <w:sz w:val="22"/>
                                <w:szCs w:val="22"/>
                              </w:rPr>
                              <w:t>»</w:t>
                            </w:r>
                          </w:p>
                          <w:p w14:paraId="09FB8C03" w14:textId="63E2A13A" w:rsidR="004B0CA8" w:rsidRPr="00404FC2" w:rsidRDefault="004B0CA8" w:rsidP="002C19F0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589" o:spid="_x0000_s1070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" strokeweight="2.25pt">
                      <v:textbox inset="0,0,0,0">
                        <w:txbxContent>
                          <w:p w14:paraId="617BDC97" w14:textId="77777777" w:rsidR="004B0CA8" w:rsidRDefault="004B0CA8" w:rsidP="002C19F0">
                            <w:pPr>
                              <w:pStyle w:val="28"/>
                              <w:spacing w:after="0" w:line="240" w:lineRule="auto"/>
                              <w:ind w:left="142" w:right="90" w:firstLine="0"/>
                              <w:contextualSpacing/>
                              <w:jc w:val="center"/>
                              <w:rPr>
                                <w:b/>
                                <w:sz w:val="12"/>
                                <w:szCs w:val="12"/>
                                <w:lang w:val="ru-RU"/>
                              </w:rPr>
                            </w:pPr>
                          </w:p>
                          <w:p w14:paraId="5FD50A9C" w14:textId="73DD6B44" w:rsidR="004B0CA8" w:rsidRPr="00A62DBB" w:rsidRDefault="004B0CA8" w:rsidP="00FF1B50">
                            <w:pPr>
                              <w:pStyle w:val="28"/>
                              <w:spacing w:after="0" w:line="240" w:lineRule="auto"/>
                              <w:ind w:left="142" w:right="90" w:firstLine="0"/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  <w:r w:rsidRPr="0073116A">
                              <w:rPr>
                                <w:b/>
                                <w:highlight w:val="yellow"/>
                                <w:lang w:val="ru-RU"/>
                              </w:rPr>
                              <w:t>Трубопровод</w:t>
                            </w:r>
                          </w:p>
                        </w:txbxContent>
                      </v:textbox>
                    </v:shape>
                    <v:shape id="Text Box 590" o:spid="_x0000_s1071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" strokeweight="2.25pt">
                      <v:textbox inset="0,0,0,0">
                        <w:txbxContent>
                          <w:p w14:paraId="54ABFDD7" w14:textId="756DF5BF" w:rsidR="004B0CA8" w:rsidRPr="00841467" w:rsidRDefault="004B0CA8" w:rsidP="002C19F0">
                            <w:pPr>
                              <w:spacing w:before="120" w:line="240" w:lineRule="auto"/>
                              <w:ind w:firstLine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3116A">
                              <w:rPr>
                                <w:b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t>000</w:t>
                            </w:r>
                          </w:p>
                        </w:txbxContent>
                      </v:textbox>
                    </v:shape>
                  </v:group>
                  <v:group id="Group 591" o:spid="_x0000_s1072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">
                    <v:group id="Group 592" o:spid="_x0000_s1073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          <v:group id="Group 593" o:spid="_x0000_s1074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      <v:shape id="Text Box 594" o:spid="_x0000_s107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" strokeweight="2.25pt">
                          <v:textbox inset="0,0,0,0">
                            <w:txbxContent>
                              <w:p w14:paraId="61CC5463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595" o:spid="_x0000_s107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" strokeweight="2.25pt">
                          <v:textbox inset="0,0,0,0">
                            <w:txbxContent>
                              <w:p w14:paraId="633B2E40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Text Box 596" o:spid="_x0000_s107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" strokeweight="2.25pt">
                          <v:textbox inset="0,0,0,0">
                            <w:txbxContent>
                              <w:p w14:paraId="3791FF2D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597" o:spid="_x0000_s107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" strokeweight="2.25pt">
                          <v:textbox inset="0,0,0,0">
                            <w:txbxContent>
                              <w:p w14:paraId="070AE214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598" o:spid="_x0000_s107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" strokeweight="2.25pt">
                          <v:textbox inset="0,0,0,0">
                            <w:txbxContent>
                              <w:p w14:paraId="70CB7C6B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Group 599" o:spid="_x0000_s1080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jIo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">
                        <v:group id="Group 600" o:spid="_x0000_s1081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pc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vC/g7E46A3P4CAAD//wMAUEsBAi0AFAAGAAgAAAAhANvh9svuAAAAhQEAABMAAAAAAAAA&#10;AAAAAAAAAAAAAFtDb250ZW50X1R5cGVzXS54bWxQSwECLQAUAAYACAAAACEAWvQsW78AAAAVAQAA&#10;CwAAAAAAAAAAAAAAAAAfAQAAX3JlbHMvLnJlbHNQSwECLQAUAAYACAAAACEAsZuqXMYAAADcAAAA&#10;DwAAAAAAAAAAAAAAAAAHAgAAZHJzL2Rvd25yZXYueG1sUEsFBgAAAAADAAMAtwAAAPoCAAAAAA==&#10;">
                          <v:group id="Group 601" o:spid="_x0000_s1082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/H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xeEvg9E46A3D4AAAD//wMAUEsBAi0AFAAGAAgAAAAhANvh9svuAAAAhQEAABMAAAAAAAAA&#10;AAAAAAAAAAAAAFtDb250ZW50X1R5cGVzXS54bWxQSwECLQAUAAYACAAAACEAWvQsW78AAAAVAQAA&#10;CwAAAAAAAAAAAAAAAAAfAQAAX3JlbHMvLnJlbHNQSwECLQAUAAYACAAAACEA3tcPx8YAAADcAAAA&#10;DwAAAAAAAAAAAAAAAAAHAgAAZHJzL2Rvd25yZXYueG1sUEsFBgAAAAADAAMAtwAAAPoCAAAAAA==&#10;">
                            <v:shape id="Text Box 602" o:spid="_x0000_s108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" strokeweight="1pt">
                              <v:textbox inset="0,0,0,0">
                                <w:txbxContent>
                                  <w:p w14:paraId="12760953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603" o:spid="_x0000_s108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" strokeweight="1pt">
                              <v:textbox inset="0,0,0,0">
                                <w:txbxContent>
                                  <w:p w14:paraId="0A268A84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604" o:spid="_x0000_s108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" strokeweight="1pt">
                              <v:textbox inset="0,0,0,0">
                                <w:txbxContent>
                                  <w:p w14:paraId="2A41F748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05" o:spid="_x0000_s108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" strokeweight="1pt">
                              <v:textbox inset="0,0,0,0">
                                <w:txbxContent>
                                  <w:p w14:paraId="1C66ADBD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06" o:spid="_x0000_s1087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          <v:shape id="Text Box 607" o:spid="_x0000_s1088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f0xAAAANw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JBvD35l0BOTyFwAA//8DAFBLAQItABQABgAIAAAAIQDb4fbL7gAAAIUBAAATAAAAAAAAAAAA&#10;AAAAAAAAAABbQ29udGVudF9UeXBlc10ueG1sUEsBAi0AFAAGAAgAAAAhAFr0LFu/AAAAFQEAAAsA&#10;AAAAAAAAAAAAAAAAHwEAAF9yZWxzLy5yZWxzUEsBAi0AFAAGAAgAAAAhAMuTB/TEAAAA3AAAAA8A&#10;AAAAAAAAAAAAAAAABwIAAGRycy9kb3ducmV2LnhtbFBLBQYAAAAAAwADALcAAAD4AgAAAAA=&#10;" strokeweight="1pt">
                              <v:textbox inset="0,0,0,0">
                                <w:txbxContent>
                                  <w:p w14:paraId="3DBB2D4F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608" o:spid="_x0000_s108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" strokeweight="1pt">
                              <v:textbox inset="0,0,0,0">
                                <w:txbxContent>
                                  <w:p w14:paraId="580FA8D0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609" o:spid="_x0000_s109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" strokeweight="1pt">
                              <v:textbox inset="0,0,0,0">
                                <w:txbxContent>
                                  <w:p w14:paraId="0FFF8503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0" o:spid="_x0000_s109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" strokeweight="1pt">
                              <v:textbox inset="0,0,0,0">
                                <w:txbxContent>
                                  <w:p w14:paraId="5520E788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11" o:spid="_x0000_s1092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">
                            <v:shape id="Text Box 612" o:spid="_x0000_s109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p+AxQAAANw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" strokeweight="1pt">
                              <v:textbox inset="0,0,0,0">
                                <w:txbxContent>
                                  <w:p w14:paraId="6286EB50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3" o:spid="_x0000_s109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jobxAAAANw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JJvC35l0BOTyFwAA//8DAFBLAQItABQABgAIAAAAIQDb4fbL7gAAAIUBAAATAAAAAAAAAAAA&#10;AAAAAAAAAABbQ29udGVudF9UeXBlc10ueG1sUEsBAi0AFAAGAAgAAAAhAFr0LFu/AAAAFQEAAAsA&#10;AAAAAAAAAAAAAAAAHwEAAF9yZWxzLy5yZWxzUEsBAi0AFAAGAAgAAAAhACs2OhvEAAAA3AAAAA8A&#10;AAAAAAAAAAAAAAAABwIAAGRycy9kb3ducmV2LnhtbFBLBQYAAAAAAwADALcAAAD4AgAAAAA=&#10;" strokeweight="1pt">
                              <v:textbox inset="0,0,0,0">
                                <w:txbxContent>
                                  <w:p w14:paraId="6FB16D3A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Т.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614" o:spid="_x0000_s109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" strokeweight="1pt">
                              <v:textbox inset="0,0,0,0">
                                <w:txbxContent>
                                  <w:p w14:paraId="2865E676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5" o:spid="_x0000_s109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QvyxAAAANw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LFvA35l0BOT6FwAA//8DAFBLAQItABQABgAIAAAAIQDb4fbL7gAAAIUBAAATAAAAAAAAAAAA&#10;AAAAAAAAAABbQ29udGVudF9UeXBlc10ueG1sUEsBAi0AFAAGAAgAAAAhAFr0LFu/AAAAFQEAAAsA&#10;AAAAAAAAAAAAAAAAHwEAAF9yZWxzLy5yZWxzUEsBAi0AFAAGAAgAAAAhADXlC/LEAAAA3AAAAA8A&#10;AAAAAAAAAAAAAAAABwIAAGRycy9kb3ducmV2LnhtbFBLBQYAAAAAAwADALcAAAD4AgAAAAA=&#10;" strokeweight="1pt">
                              <v:textbox inset="0,0,0,0">
                                <w:txbxContent>
                                  <w:p w14:paraId="06F4B552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16" o:spid="_x0000_s1097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          <v:shape id="Text Box 617" o:spid="_x0000_s1098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" strokeweight="1pt">
                              <v:textbox inset="0,0,0,0">
                                <w:txbxContent>
                                  <w:p w14:paraId="562549B9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8" o:spid="_x0000_s109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" strokeweight="1pt">
                              <v:textbox inset="0,0,0,0">
                                <w:txbxContent>
                                  <w:p w14:paraId="22D732DB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619" o:spid="_x0000_s110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" strokeweight="1pt">
                              <v:textbox inset="0,0,0,0">
                                <w:txbxContent>
                                  <w:p w14:paraId="49A80ABA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20" o:spid="_x0000_s110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" strokeweight="1pt">
                              <v:textbox inset="0,0,0,0">
                                <w:txbxContent>
                                  <w:p w14:paraId="6144BF12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21" o:spid="_x0000_s1102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          <v:shape id="Text Box 622" o:spid="_x0000_s110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" strokeweight="1pt">
                              <v:textbox inset="0,0,0,0">
                                <w:txbxContent>
                                  <w:p w14:paraId="61241B49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23" o:spid="_x0000_s110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" strokeweight="1pt">
                              <v:textbox inset="0,0,0,0">
                                <w:txbxContent>
                                  <w:p w14:paraId="0FFFCDB2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624" o:spid="_x0000_s110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" strokeweight="1pt">
                              <v:textbox inset="0,0,0,0">
                                <w:txbxContent>
                                  <w:p w14:paraId="30327056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25" o:spid="_x0000_s110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" strokeweight="1pt">
                              <v:textbox inset="0,0,0,0">
                                <w:txbxContent>
                                  <w:p w14:paraId="653E044A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626" o:spid="_x0000_s1107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" strokeweight="2.25pt"/>
                        <v:line id="Line 627" o:spid="_x0000_s1108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" strokeweight="2.25pt"/>
                        <v:line id="Line 628" o:spid="_x0000_s1109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" strokeweight="2.25pt"/>
                        <v:line id="Line 629" o:spid="_x0000_s1110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" strokeweight="2.25pt"/>
                        <v:line id="Line 630" o:spid="_x0000_s1111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" strokeweight="2.25pt"/>
                      </v:group>
                    </v:group>
                    <v:group id="Group 631" o:spid="_x0000_s1112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m9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LA75lwBOTyDQAA//8DAFBLAQItABQABgAIAAAAIQDb4fbL7gAAAIUBAAATAAAAAAAAAAAA&#10;AAAAAAAAAABbQ29udGVudF9UeXBlc10ueG1sUEsBAi0AFAAGAAgAAAAhAFr0LFu/AAAAFQEAAAsA&#10;AAAAAAAAAAAAAAAAHwEAAF9yZWxzLy5yZWxzUEsBAi0AFAAGAAgAAAAhAAuJyb3EAAAA3AAAAA8A&#10;AAAAAAAAAAAAAAAABwIAAGRycy9kb3ducmV2LnhtbFBLBQYAAAAAAwADALcAAAD4AgAAAAA=&#10;">
                      <v:group id="Group 632" o:spid="_x0000_s1113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        <v:group id="Group 633" o:spid="_x0000_s1114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JR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">
                          <v:shape id="Text Box 634" o:spid="_x0000_s111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" strokeweight="1pt">
                            <v:textbox inset="0,0,0,0">
                              <w:txbxContent>
                                <w:p w14:paraId="441CD380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5" o:spid="_x0000_s111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" strokeweight="1pt">
                            <v:textbox inset="0,0,0,0">
                              <w:txbxContent>
                                <w:p w14:paraId="63A94D0E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6" o:spid="_x0000_s111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" strokeweight="1pt">
                            <v:textbox inset="0,0,0,0">
                              <w:txbxContent>
                                <w:p w14:paraId="5B81100A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7" o:spid="_x0000_s111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" strokeweight="1pt">
                            <v:textbox inset="0,0,0,0">
                              <w:txbxContent>
                                <w:p w14:paraId="2479B88F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8" o:spid="_x0000_s111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" strokeweight="1pt">
                            <v:textbox inset="0,0,0,0">
                              <w:txbxContent>
                                <w:p w14:paraId="51D250C0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639" o:spid="_x0000_s1120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WKP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">
                          <v:shape id="Text Box 640" o:spid="_x0000_s112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" strokeweight="1pt">
                            <v:textbox inset="0,0,0,0">
                              <w:txbxContent>
                                <w:p w14:paraId="5B7CF4F9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1" o:spid="_x0000_s1122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" strokeweight="1pt">
                            <v:textbox inset="0,0,0,0">
                              <w:txbxContent>
                                <w:p w14:paraId="112BBB82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2" o:spid="_x0000_s112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" strokeweight="1pt">
                            <v:textbox inset="0,0,0,0">
                              <w:txbxContent>
                                <w:p w14:paraId="0564DBD3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3" o:spid="_x0000_s1124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" strokeweight="1pt">
                            <v:textbox inset="0,0,0,0">
                              <w:txbxContent>
                                <w:p w14:paraId="27B4A3F4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4" o:spid="_x0000_s112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" strokeweight="1pt">
                            <v:textbox inset="0,0,0,0">
                              <w:txbxContent>
                                <w:p w14:paraId="7308F642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645" o:spid="_x0000_s1126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" strokeweight="2.25pt"/>
                      <v:line id="Line 646" o:spid="_x0000_s1127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" strokeweight="2.25pt"/>
                      <v:line id="Line 647" o:spid="_x0000_s1128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" strokeweight="2.25pt"/>
                      <v:line id="Line 648" o:spid="_x0000_s1129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" strokeweight="2.25pt"/>
                      <v:line id="Line 649" o:spid="_x0000_s1130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" strokeweight="2.25pt"/>
                      <v:line id="Line 650" o:spid="_x0000_s1131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88CFDC" w14:textId="00627497" w:rsidR="004B0CA8" w:rsidRPr="007B5F85" w:rsidRDefault="004B0CA8" w:rsidP="007B5F85">
    <w:pPr>
      <w:pStyle w:val="a7"/>
      <w:spacing w:before="120"/>
      <w:jc w:val="center"/>
      <w:rPr>
        <w:b/>
        <w:bCs/>
        <w:u w:val="single"/>
      </w:rPr>
    </w:pPr>
    <w:r w:rsidRPr="007B5F85">
      <w:rPr>
        <w:b/>
        <w:bCs/>
        <w:noProof/>
        <w:sz w:val="20"/>
        <w:u w:val="single"/>
      </w:rPr>
      <mc:AlternateContent>
        <mc:Choice Requires="wpg">
          <w:drawing>
            <wp:anchor distT="0" distB="0" distL="114300" distR="114300" simplePos="0" relativeHeight="251657216" behindDoc="1" locked="0" layoutInCell="0" allowOverlap="1" wp14:anchorId="32188458" wp14:editId="6CD770E3">
              <wp:simplePos x="0" y="0"/>
              <wp:positionH relativeFrom="page">
                <wp:posOffset>359410</wp:posOffset>
              </wp:positionH>
              <wp:positionV relativeFrom="page">
                <wp:posOffset>180340</wp:posOffset>
              </wp:positionV>
              <wp:extent cx="7020560" cy="10332085"/>
              <wp:effectExtent l="17145" t="18415" r="20320" b="22225"/>
              <wp:wrapNone/>
              <wp:docPr id="404" name="Group 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332085"/>
                        <a:chOff x="567" y="284"/>
                        <a:chExt cx="11056" cy="16271"/>
                      </a:xfrm>
                    </wpg:grpSpPr>
                    <wpg:grpSp>
                      <wpg:cNvPr id="405" name="Group 405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406" name="Group 406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07" name="Text Box 4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99A1DC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08" name="Text Box 4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7F32EF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09" name="Text Box 4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2C02B3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0" name="Text Box 4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1E84B6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1" name="Text Box 4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D49D34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412" name="Group 412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13" name="Text Box 4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1BA72E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4" name="Text Box 4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5A82B0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5" name="Text Box 4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4CD49B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6" name="Text Box 4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4F1546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7" name="Text Box 4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798A41" w14:textId="77777777" w:rsidR="004B0CA8" w:rsidRDefault="004B0CA8" w:rsidP="002C19F0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18" name="Rectangle 418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419" name="Group 419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420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21" name="Group 421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422" name="Group 422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423" name="Text Box 4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016BDC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424" name="Text Box 4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8393EB" w14:textId="5670330C" w:rsidR="004B0CA8" w:rsidRDefault="004B0CA8" w:rsidP="002C19F0">
                                  <w:pPr>
                                    <w:pStyle w:val="a6"/>
                                    <w:spacing w:before="120" w:line="240" w:lineRule="auto"/>
                                    <w:ind w:firstLine="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t>33</w: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425" name="Text Box 4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D201A2" w14:textId="58A30687" w:rsidR="004B0CA8" w:rsidRPr="00C1365A" w:rsidRDefault="004B0CA8" w:rsidP="00F40502">
                                <w:pPr>
                                  <w:keepNext/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  <w:spacing w:before="240" w:line="240" w:lineRule="auto"/>
                                  <w:ind w:firstLine="0"/>
                                  <w:jc w:val="center"/>
                                  <w:outlineLvl w:val="4"/>
                                  <w:rPr>
                                    <w:sz w:val="32"/>
                                  </w:rPr>
                                </w:pPr>
                                <w:r w:rsidRPr="0073116A">
                                  <w:rPr>
                                    <w:b/>
                                    <w:noProof/>
                                    <w:highlight w:val="yellow"/>
                                  </w:rPr>
                                  <w:t>000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426" name="Group 426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427" name="Group 4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428" name="Text Box 4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8B5D6C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29" name="Text Box 4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9ECB31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0" name="Text Box 4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146EDB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1" name="Text Box 4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FD106BC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2" name="Text Box 4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9AD740" w14:textId="77777777" w:rsidR="004B0CA8" w:rsidRDefault="004B0CA8" w:rsidP="002C19F0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3" name="Group 4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434" name="Group 4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435" name="Group 43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36" name="Text Box 4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7909F74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7" name="Text Box 4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966CEC6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8" name="Text Box 4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8F0809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9" name="Text Box 4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0187FDA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0" name="Text Box 4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2B69C96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1" name="Group 44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42" name="Text Box 4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B91D2F3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3" name="Text Box 4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585FE5E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4" name="Text Box 4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C5CCE2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5" name="Text Box 4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BF77FE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6" name="Text Box 4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A68DD6" w14:textId="77777777" w:rsidR="004B0CA8" w:rsidRDefault="004B0CA8" w:rsidP="002C19F0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447" name="Line 4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8" name="Line 4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9" name="Line 4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0" name="Line 4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1" name="Line 4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2" name="Line 4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188458" id="Group 404" o:spid="_x0000_s1132" style="position:absolute;left:0;text-align:left;margin-left:28.3pt;margin-top:14.2pt;width:552.8pt;height:813.55pt;z-index:-251659264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" o:allowincell="f">
              <v:group id="Group 405" o:spid="_x0000_s1133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pA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eL+D3TDgCcn0HAAD//wMAUEsBAi0AFAAGAAgAAAAhANvh9svuAAAAhQEAABMAAAAAAAAA&#10;AAAAAAAAAAAAAFtDb250ZW50X1R5cGVzXS54bWxQSwECLQAUAAYACAAAACEAWvQsW78AAAAVAQAA&#10;CwAAAAAAAAAAAAAAAAAfAQAAX3JlbHMvLnJlbHNQSwECLQAUAAYACAAAACEANt2aQMYAAADcAAAA&#10;DwAAAAAAAAAAAAAAAAAHAgAAZHJzL2Rvd25yZXYueG1sUEsFBgAAAAADAAMAtwAAAPoCAAAAAA==&#10;">
                <v:group id="Group 406" o:spid="_x0000_s1134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Q3xQAAANw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EQzeJ4JR0Au/gEAAP//AwBQSwECLQAUAAYACAAAACEA2+H2y+4AAACFAQAAEwAAAAAAAAAA&#10;AAAAAAAAAAAAW0NvbnRlbnRfVHlwZXNdLnhtbFBLAQItABQABgAIAAAAIQBa9CxbvwAAABUBAAAL&#10;AAAAAAAAAAAAAAAAAB8BAABfcmVscy8ucmVsc1BLAQItABQABgAIAAAAIQDGDwQ3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07" o:spid="_x0000_s11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4D99A1DC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408" o:spid="_x0000_s11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417F32EF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409" o:spid="_x0000_s11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562C02B3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410" o:spid="_x0000_s11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001E84B6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411" o:spid="_x0000_s11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4D49D34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412" o:spid="_x0000_s1140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shape id="Text Box 413" o:spid="_x0000_s1141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631BA72E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4" o:spid="_x0000_s1142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355A82B0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5" o:spid="_x0000_s1143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7B4CD49B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6" o:spid="_x0000_s1144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094F1546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7" o:spid="_x0000_s1145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42798A41" w14:textId="77777777" w:rsidR="004B0CA8" w:rsidRDefault="004B0CA8" w:rsidP="002C19F0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</v:group>
              </v:group>
              <v:rect id="Rectangle 418" o:spid="_x0000_s1146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" strokeweight="2.25pt"/>
              <v:group id="Group 419" o:spid="_x0000_s1147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aY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ARv8PfmXAE5PIGAAD//wMAUEsBAi0AFAAGAAgAAAAhANvh9svuAAAAhQEAABMAAAAAAAAA&#10;AAAAAAAAAAAAAFtDb250ZW50X1R5cGVzXS54bWxQSwECLQAUAAYACAAAACEAWvQsW78AAAAVAQAA&#10;CwAAAAAAAAAAAAAAAAAfAQAAX3JlbHMvLnJlbHNQSwECLQAUAAYACAAAACEAMkkGmMYAAADcAAAA&#10;DwAAAAAAAAAAAAAAAAAHAgAAZHJzL2Rvd25yZXYueG1sUEsFBgAAAAADAAMAtwAAAPoCAAAAAA==&#10;">
                <v:rect id="Rectangle 420" o:spid="_x0000_s1148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" strokeweight="2.25pt"/>
                <v:group id="Group 421" o:spid="_x0000_s1149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Aj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1EMzzPhCMjFAwAA//8DAFBLAQItABQABgAIAAAAIQDb4fbL7gAAAIUBAAATAAAAAAAAAAAA&#10;AAAAAAAAAABbQ29udGVudF9UeXBlc10ueG1sUEsBAi0AFAAGAAgAAAAhAFr0LFu/AAAAFQEAAAsA&#10;AAAAAAAAAAAAAAAAHwEAAF9yZWxzLy5yZWxzUEsBAi0AFAAGAAgAAAAhAAJTwCPEAAAA3AAAAA8A&#10;AAAAAAAAAAAAAAAABwIAAGRycy9kb3ducmV2LnhtbFBLBQYAAAAAAwADALcAAAD4AgAAAAA=&#10;">
                  <v:group id="Group 422" o:spid="_x0000_s1150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  <v:shape id="Text Box 423" o:spid="_x0000_s1151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" strokeweight="2.25pt">
                      <v:textbox inset=".5mm,.3mm,.5mm,.3mm">
                        <w:txbxContent>
                          <w:p w14:paraId="2C016BDC" w14:textId="77777777" w:rsidR="004B0CA8" w:rsidRDefault="004B0CA8" w:rsidP="002C19F0">
                            <w:pPr>
                              <w:pStyle w:val="a6"/>
                              <w:spacing w:line="240" w:lineRule="auto"/>
                              <w:ind w:firstLine="0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424" o:spid="_x0000_s1152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" strokeweight="2.25pt">
                      <v:textbox inset=".5mm,.3mm,.5mm,.3mm">
                        <w:txbxContent>
                          <w:p w14:paraId="368393EB" w14:textId="5670330C" w:rsidR="004B0CA8" w:rsidRDefault="004B0CA8" w:rsidP="002C19F0">
                            <w:pPr>
                              <w:pStyle w:val="a6"/>
                              <w:spacing w:before="120" w:line="240" w:lineRule="auto"/>
                              <w:ind w:firstLine="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>33</w: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425" o:spid="_x0000_s1153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" strokeweight="2.25pt">
                    <v:textbox inset=".5mm,.3mm,.5mm,.3mm">
                      <w:txbxContent>
                        <w:p w14:paraId="38D201A2" w14:textId="58A30687" w:rsidR="004B0CA8" w:rsidRPr="00C1365A" w:rsidRDefault="004B0CA8" w:rsidP="00F40502">
                          <w:pPr>
                            <w:keepNext/>
                            <w:widowControl w:val="0"/>
                            <w:autoSpaceDE w:val="0"/>
                            <w:autoSpaceDN w:val="0"/>
                            <w:adjustRightInd w:val="0"/>
                            <w:spacing w:before="240" w:line="240" w:lineRule="auto"/>
                            <w:ind w:firstLine="0"/>
                            <w:jc w:val="center"/>
                            <w:outlineLvl w:val="4"/>
                            <w:rPr>
                              <w:sz w:val="32"/>
                            </w:rPr>
                          </w:pPr>
                          <w:r w:rsidRPr="0073116A">
                            <w:rPr>
                              <w:b/>
                              <w:noProof/>
                              <w:highlight w:val="yellow"/>
                            </w:rPr>
                            <w:t>000</w:t>
                          </w:r>
                        </w:p>
                      </w:txbxContent>
                    </v:textbox>
                  </v:shape>
                  <v:group id="Group 426" o:spid="_x0000_s1154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hX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">
                    <v:group id="Group 427" o:spid="_x0000_s1155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    <v:shape id="Text Box 428" o:spid="_x0000_s115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" strokeweight="2.25pt">
                        <v:textbox inset=".5mm,.3mm,.5mm,.3mm">
                          <w:txbxContent>
                            <w:p w14:paraId="5E8B5D6C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429" o:spid="_x0000_s115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" strokeweight="2.25pt">
                        <v:textbox inset=".5mm,.3mm,.5mm,.3mm">
                          <w:txbxContent>
                            <w:p w14:paraId="499ECB31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430" o:spid="_x0000_s115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" strokeweight="2.25pt">
                        <v:textbox inset=".5mm,.3mm,.5mm,.3mm">
                          <w:txbxContent>
                            <w:p w14:paraId="6D146EDB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31" o:spid="_x0000_s115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" strokeweight="2.25pt">
                        <v:textbox inset=".5mm,.3mm,.5mm,.3mm">
                          <w:txbxContent>
                            <w:p w14:paraId="0FD106BC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32" o:spid="_x0000_s116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" strokeweight="2.25pt">
                        <v:textbox inset=".5mm,.3mm,.5mm,.3mm">
                          <w:txbxContent>
                            <w:p w14:paraId="409AD740" w14:textId="77777777" w:rsidR="004B0CA8" w:rsidRDefault="004B0CA8" w:rsidP="002C19F0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433" o:spid="_x0000_s1161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G0S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">
                      <v:group id="Group 434" o:spid="_x0000_s1162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Vm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l/31ZsYAAADcAAAA&#10;DwAAAAAAAAAAAAAAAAAHAgAAZHJzL2Rvd25yZXYueG1sUEsFBgAAAAADAAMAtwAAAPoCAAAAAA==&#10;">
                        <v:group id="Group 435" o:spid="_x0000_s1163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D9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">
                          <v:shape id="Text Box 436" o:spid="_x0000_s116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" strokeweight="1pt">
                            <v:textbox inset=".5mm,.3mm,.5mm,.3mm">
                              <w:txbxContent>
                                <w:p w14:paraId="37909F74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37" o:spid="_x0000_s116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966CEC6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38" o:spid="_x0000_s116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388F0809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39" o:spid="_x0000_s116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pw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vI5ncD2TjoBcXAAAAP//AwBQSwECLQAUAAYACAAAACEA2+H2y+4AAACFAQAAEwAAAAAAAAAA&#10;AAAAAAAAAAAAW0NvbnRlbnRfVHlwZXNdLnhtbFBLAQItABQABgAIAAAAIQBa9CxbvwAAABUBAAAL&#10;AAAAAAAAAAAAAAAAAB8BAABfcmVscy8ucmVsc1BLAQItABQABgAIAAAAIQBSdtpw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0187FDA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0" o:spid="_x0000_s116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22B69C96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441" o:spid="_x0000_s1169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WD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EMzzPhCMjFAwAA//8DAFBLAQItABQABgAIAAAAIQDb4fbL7gAAAIUBAAATAAAAAAAAAAAA&#10;AAAAAAAAAABbQ29udGVudF9UeXBlc10ueG1sUEsBAi0AFAAGAAgAAAAhAFr0LFu/AAAAFQEAAAsA&#10;AAAAAAAAAAAAAAAAHwEAAF9yZWxzLy5yZWxzUEsBAi0AFAAGAAgAAAAhAN+MJYPEAAAA3AAAAA8A&#10;AAAAAAAAAAAAAAAABwIAAGRycy9kb3ducmV2LnhtbFBLBQYAAAAAAwADALcAAAD4AgAAAAA=&#10;">
                          <v:shape id="Text Box 442" o:spid="_x0000_s1170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2B91D2F3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3" o:spid="_x0000_s117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" strokeweight="1pt">
                            <v:textbox inset=".5mm,.3mm,.5mm,.3mm">
                              <w:txbxContent>
                                <w:p w14:paraId="5585FE5E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4" o:spid="_x0000_s117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06C5CCE2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5" o:spid="_x0000_s117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EBF77FE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6" o:spid="_x0000_s117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24A68DD6" w14:textId="77777777" w:rsidR="004B0CA8" w:rsidRDefault="004B0CA8" w:rsidP="002C19F0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47" o:spid="_x0000_s117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" strokeweight="2.25pt"/>
                      <v:line id="Line 448" o:spid="_x0000_s117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" strokeweight="2.25pt"/>
                      <v:line id="Line 449" o:spid="_x0000_s1177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" strokeweight="2.25pt"/>
                      <v:line id="Line 450" o:spid="_x0000_s117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" strokeweight="2.25pt"/>
                      <v:line id="Line 451" o:spid="_x0000_s117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" strokeweight="2.25pt"/>
                      <v:line id="Line 452" o:spid="_x0000_s118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713D6" w14:textId="77777777" w:rsidR="004B0CA8" w:rsidRDefault="004B0CA8">
    <w:pPr>
      <w:pStyle w:val="a7"/>
    </w:pPr>
    <w:r w:rsidRPr="00D05D01">
      <w:rPr>
        <w:noProof/>
        <w:sz w:val="20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CB613D8" wp14:editId="30241F4F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750" cy="10348595"/>
              <wp:effectExtent l="17145" t="18415" r="14605" b="1524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750" cy="10348595"/>
                        <a:chOff x="567" y="284"/>
                        <a:chExt cx="11050" cy="16297"/>
                      </a:xfrm>
                    </wpg:grpSpPr>
                    <wpg:grpSp>
                      <wpg:cNvPr id="2" name="Group 2"/>
                      <wpg:cNvGrpSpPr>
                        <a:grpSpLocks/>
                      </wpg:cNvGrpSpPr>
                      <wpg:grpSpPr bwMode="auto">
                        <a:xfrm>
                          <a:off x="1135" y="151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719C2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0A27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212BF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1FA31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6E98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13A82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A9FB4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E0404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8EE6B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634A6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" name="Group 13"/>
                      <wpg:cNvGrpSpPr>
                        <a:grpSpLocks/>
                      </wpg:cNvGrpSpPr>
                      <wpg:grpSpPr bwMode="auto">
                        <a:xfrm>
                          <a:off x="1124" y="284"/>
                          <a:ext cx="10482" cy="1701"/>
                          <a:chOff x="1127" y="314"/>
                          <a:chExt cx="10493" cy="1815"/>
                        </a:xfrm>
                      </wpg:grpSpPr>
                      <wps:wsp>
                        <wps:cNvPr id="1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127" y="314"/>
                            <a:ext cx="10488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DD9A3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  <w:sz w:val="24"/>
                                </w:rPr>
                              </w:pPr>
                              <w:r>
                                <w:rPr>
                                  <w:noProof w:val="0"/>
                                  <w:sz w:val="24"/>
                                </w:rPr>
                                <w:t>Лист регистрации изменений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" name="Group 15"/>
                        <wpg:cNvGrpSpPr>
                          <a:grpSpLocks/>
                        </wpg:cNvGrpSpPr>
                        <wpg:grpSpPr bwMode="auto">
                          <a:xfrm>
                            <a:off x="1132" y="768"/>
                            <a:ext cx="10488" cy="1361"/>
                            <a:chOff x="1290" y="2297"/>
                            <a:chExt cx="10488" cy="1361"/>
                          </a:xfrm>
                        </wpg:grpSpPr>
                        <wps:wsp>
                          <wps:cNvPr id="16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0" y="2297"/>
                              <a:ext cx="45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EF3F8B" w14:textId="77777777" w:rsidR="004B0CA8" w:rsidRDefault="004B0CA8" w:rsidP="004A1C8F">
                                <w:pPr>
                                  <w:pStyle w:val="a6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Изм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949AD2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изменен-ных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8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8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7228CE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заменен-ных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9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2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684B32" w14:textId="77777777" w:rsidR="004B0CA8" w:rsidRDefault="004B0CA8" w:rsidP="004A1C8F">
                                <w:pPr>
                                  <w:pStyle w:val="a6"/>
                                  <w:spacing w:before="120"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0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46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F9F31C" w14:textId="77777777" w:rsidR="004B0CA8" w:rsidRDefault="004B0CA8" w:rsidP="004A1C8F">
                                <w:pPr>
                                  <w:pStyle w:val="a6"/>
                                  <w:spacing w:before="120"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изъятых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1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297"/>
                              <a:ext cx="4535" cy="4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8B4456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2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9" y="2297"/>
                              <a:ext cx="113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8EAC21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Всего листов (страниц) в докум.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3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3" y="2297"/>
                              <a:ext cx="1701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F35AA1" w14:textId="77777777" w:rsidR="004B0CA8" w:rsidRDefault="004B0CA8" w:rsidP="004A1C8F">
                                <w:pPr>
                                  <w:pStyle w:val="a6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№ документа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4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4" y="2297"/>
                              <a:ext cx="124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68FC27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17"/>
                                  </w:rPr>
                                </w:pPr>
                                <w:r>
                                  <w:rPr>
                                    <w:noProof w:val="0"/>
                                    <w:sz w:val="17"/>
                                  </w:rPr>
                                  <w:t>Входящий номер сопроводи-тельного документа и дата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5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61" y="2297"/>
                              <a:ext cx="850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A0BA2E" w14:textId="77777777" w:rsidR="004B0CA8" w:rsidRDefault="004B0CA8" w:rsidP="004A1C8F">
                                <w:pPr>
                                  <w:pStyle w:val="a6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6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11" y="2297"/>
                              <a:ext cx="56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E8C1A8" w14:textId="77777777" w:rsidR="004B0CA8" w:rsidRDefault="004B0CA8" w:rsidP="004A1C8F">
                                <w:pPr>
                                  <w:pStyle w:val="a6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27" name="Group 27"/>
                      <wpg:cNvGrpSpPr>
                        <a:grpSpLocks/>
                      </wpg:cNvGrpSpPr>
                      <wpg:grpSpPr bwMode="auto">
                        <a:xfrm>
                          <a:off x="1135" y="198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4F7A7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E43E7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A0C51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23F7F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5CAE1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74B4A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74635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5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3D754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6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33439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7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8FEEF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8" name="Group 38"/>
                      <wpg:cNvGrpSpPr>
                        <a:grpSpLocks/>
                      </wpg:cNvGrpSpPr>
                      <wpg:grpSpPr bwMode="auto">
                        <a:xfrm>
                          <a:off x="1135" y="244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A1058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0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BD8EB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7EFCA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2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2D98C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434A6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4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C7173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5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00DCD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6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C11D1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7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E83BD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8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0C819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49" name="Group 49"/>
                      <wpg:cNvGrpSpPr>
                        <a:grpSpLocks/>
                      </wpg:cNvGrpSpPr>
                      <wpg:grpSpPr bwMode="auto">
                        <a:xfrm>
                          <a:off x="1135" y="289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50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6622A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1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15738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2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D7756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3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A3820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4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D7C83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5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D705D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ED843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64562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8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6764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9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62596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0" name="Group 60"/>
                      <wpg:cNvGrpSpPr>
                        <a:grpSpLocks/>
                      </wpg:cNvGrpSpPr>
                      <wpg:grpSpPr bwMode="auto">
                        <a:xfrm>
                          <a:off x="1135" y="334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61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457DC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2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03A28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88A58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4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6A13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5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D6E54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6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EF6FA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7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EFCA0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8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1E501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9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2E01E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0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9526F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1" name="Group 71"/>
                      <wpg:cNvGrpSpPr>
                        <a:grpSpLocks/>
                      </wpg:cNvGrpSpPr>
                      <wpg:grpSpPr bwMode="auto">
                        <a:xfrm>
                          <a:off x="1135" y="379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2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E6260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2614C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4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0FA4C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5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5304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6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51CBE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7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6433E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8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F0A02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9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61D5D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0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6E5F0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1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A6D97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82" name="Group 82"/>
                      <wpg:cNvGrpSpPr>
                        <a:grpSpLocks/>
                      </wpg:cNvGrpSpPr>
                      <wpg:grpSpPr bwMode="auto">
                        <a:xfrm>
                          <a:off x="1135" y="425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83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5B7DC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4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66066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DBDEA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6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ED740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5708B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8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CB0F1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9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5C285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0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233DF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1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C4E47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2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F809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93" name="Group 93"/>
                      <wpg:cNvGrpSpPr>
                        <a:grpSpLocks/>
                      </wpg:cNvGrpSpPr>
                      <wpg:grpSpPr bwMode="auto">
                        <a:xfrm>
                          <a:off x="1135" y="470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94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E2A31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5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146F0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6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00201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7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51E30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8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2C974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9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FCBCB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0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E7230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1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2E452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2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4EF94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3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AA9E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04" name="Group 104"/>
                      <wpg:cNvGrpSpPr>
                        <a:grpSpLocks/>
                      </wpg:cNvGrpSpPr>
                      <wpg:grpSpPr bwMode="auto">
                        <a:xfrm>
                          <a:off x="1134" y="515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05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C4A72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6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65A3B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7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544D0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8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B4EA2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9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9D331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0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931E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1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6B534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2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5B20B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3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02999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4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7A7E2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15" name="Group 115"/>
                      <wpg:cNvGrpSpPr>
                        <a:grpSpLocks/>
                      </wpg:cNvGrpSpPr>
                      <wpg:grpSpPr bwMode="auto">
                        <a:xfrm>
                          <a:off x="1135" y="560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16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0B81A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7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94F65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8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1128A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BC3C4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0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F2698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1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36A27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2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0FDD1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3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832EE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4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E187C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5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5A620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26" name="Group 126"/>
                      <wpg:cNvGrpSpPr>
                        <a:grpSpLocks/>
                      </wpg:cNvGrpSpPr>
                      <wpg:grpSpPr bwMode="auto">
                        <a:xfrm>
                          <a:off x="1134" y="606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27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C1BCF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8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75EF5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9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89272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0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2E2B5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1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9C18A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2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83BE8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3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DA80E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4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1FA1B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5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FD48B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6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32FAF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7" name="Group 137"/>
                      <wpg:cNvGrpSpPr>
                        <a:grpSpLocks/>
                      </wpg:cNvGrpSpPr>
                      <wpg:grpSpPr bwMode="auto">
                        <a:xfrm>
                          <a:off x="1135" y="651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38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DB81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9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0F347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0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1FD38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1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D4948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2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69082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3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8099A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4" name="Text Box 14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47CF1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5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C854A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6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24B77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7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E5F08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48"/>
                      <wpg:cNvGrpSpPr>
                        <a:grpSpLocks/>
                      </wpg:cNvGrpSpPr>
                      <wpg:grpSpPr bwMode="auto">
                        <a:xfrm>
                          <a:off x="1134" y="698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49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B4BE2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0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44FC4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1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C0D6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2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9AE80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3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B3674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4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A4B82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5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16C99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6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E8DE9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7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66002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8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C87FA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59" name="Group 159"/>
                      <wpg:cNvGrpSpPr>
                        <a:grpSpLocks/>
                      </wpg:cNvGrpSpPr>
                      <wpg:grpSpPr bwMode="auto">
                        <a:xfrm>
                          <a:off x="1135" y="743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60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0C33E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1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3E04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2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F309F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3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F7D83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4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66B59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5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D4959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6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FFB5D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7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F0E5C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8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F2AD0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9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0362E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0" name="Group 170"/>
                      <wpg:cNvGrpSpPr>
                        <a:grpSpLocks/>
                      </wpg:cNvGrpSpPr>
                      <wpg:grpSpPr bwMode="auto">
                        <a:xfrm>
                          <a:off x="1135" y="788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1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67715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2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A0BB3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3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D441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4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1A786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D4AE8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776C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7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CBA80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D480F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26DFF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B8A50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1" name="Group 181"/>
                      <wpg:cNvGrpSpPr>
                        <a:grpSpLocks/>
                      </wpg:cNvGrpSpPr>
                      <wpg:grpSpPr bwMode="auto">
                        <a:xfrm>
                          <a:off x="1134" y="833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2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19F35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490D9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6189D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AEE08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55B29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2A61F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9F57A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26222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50791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A682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2" name="Group 192"/>
                      <wpg:cNvGrpSpPr>
                        <a:grpSpLocks/>
                      </wpg:cNvGrpSpPr>
                      <wpg:grpSpPr bwMode="auto">
                        <a:xfrm>
                          <a:off x="1135" y="879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3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1AC59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B88E0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A8304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2C288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2D4AD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9109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105C3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FC7A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DC9AB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1FB0E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3" name="Group 203"/>
                      <wpg:cNvGrpSpPr>
                        <a:grpSpLocks/>
                      </wpg:cNvGrpSpPr>
                      <wpg:grpSpPr bwMode="auto">
                        <a:xfrm>
                          <a:off x="1135" y="924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4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86CCF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9EC50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DB96F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4FF8D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F829E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C0E84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0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BC6EE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1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DBD0B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2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F764A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3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5F76B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14" name="Group 214"/>
                      <wpg:cNvGrpSpPr>
                        <a:grpSpLocks/>
                      </wpg:cNvGrpSpPr>
                      <wpg:grpSpPr bwMode="auto">
                        <a:xfrm>
                          <a:off x="1135" y="971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15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34600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6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EA39F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7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8B0B7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8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1F3A8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9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FC91E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0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B23C0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1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FB28A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2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5375E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3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E8CC5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4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117F9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25" name="Group 225"/>
                      <wpg:cNvGrpSpPr>
                        <a:grpSpLocks/>
                      </wpg:cNvGrpSpPr>
                      <wpg:grpSpPr bwMode="auto">
                        <a:xfrm>
                          <a:off x="1135" y="1016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26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CFCA9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7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CE76B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8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F2D5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9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A8A28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0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55414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1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761BA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2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169F1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3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0A04B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4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43E34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5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43B1D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36" name="Group 236"/>
                      <wpg:cNvGrpSpPr>
                        <a:grpSpLocks/>
                      </wpg:cNvGrpSpPr>
                      <wpg:grpSpPr bwMode="auto">
                        <a:xfrm>
                          <a:off x="1135" y="1061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37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83EE4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8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070A6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9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2D285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0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73272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1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F70D3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2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8C038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3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B5451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4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F9870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5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265D2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6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A4F6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47" name="Group 247"/>
                      <wpg:cNvGrpSpPr>
                        <a:grpSpLocks/>
                      </wpg:cNvGrpSpPr>
                      <wpg:grpSpPr bwMode="auto">
                        <a:xfrm>
                          <a:off x="1135" y="110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48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C19F6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9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46FE8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0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641A7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1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037CE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2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37D13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3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407E0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4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F5876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5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51DD6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6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7B5B0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7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48D9D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58" name="Group 258"/>
                      <wpg:cNvGrpSpPr>
                        <a:grpSpLocks/>
                      </wpg:cNvGrpSpPr>
                      <wpg:grpSpPr bwMode="auto">
                        <a:xfrm>
                          <a:off x="1135" y="1152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59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68DE0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0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B67F1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1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0650B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2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0A306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3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EDCEF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4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8001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5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D0288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6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2BB10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7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929E7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8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30878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69" name="Group 269"/>
                      <wpg:cNvGrpSpPr>
                        <a:grpSpLocks/>
                      </wpg:cNvGrpSpPr>
                      <wpg:grpSpPr bwMode="auto">
                        <a:xfrm>
                          <a:off x="1135" y="1197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70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BAFCE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1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569BA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2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6F05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3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FA8E9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4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2EE13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5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4CCF0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6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7D263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7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F9AD3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8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D8E88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9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B0DF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80" name="Group 280"/>
                      <wpg:cNvGrpSpPr>
                        <a:grpSpLocks/>
                      </wpg:cNvGrpSpPr>
                      <wpg:grpSpPr bwMode="auto">
                        <a:xfrm>
                          <a:off x="1135" y="1244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1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CA4BC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2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A2204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3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CFE2D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4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319FD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5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FB4CC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6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1BB07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7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00497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8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EC8A1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9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6DBFC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0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9803A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91" name="Group 291"/>
                      <wpg:cNvGrpSpPr>
                        <a:grpSpLocks/>
                      </wpg:cNvGrpSpPr>
                      <wpg:grpSpPr bwMode="auto">
                        <a:xfrm>
                          <a:off x="1135" y="1289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92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A2F42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3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73DDE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4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FDC7C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5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00208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6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630CF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7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C89DB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8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734D1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9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34B05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0" name="Text Box 3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304BA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1" name="Text Box 3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FFCA7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02" name="Group 302"/>
                      <wpg:cNvGrpSpPr>
                        <a:grpSpLocks/>
                      </wpg:cNvGrpSpPr>
                      <wpg:grpSpPr bwMode="auto">
                        <a:xfrm>
                          <a:off x="1135" y="1334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03" name="Text Box 30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7913C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4" name="Text Box 30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5A0A2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5" name="Text Box 30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3A0DF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6" name="Text Box 30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2464D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7" name="Text Box 30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A732C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8" name="Text Box 30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65D78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9" name="Text Box 30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87B4A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0" name="Text Box 31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DB804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1" name="Text Box 31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F767F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2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47686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13" name="Group 313"/>
                      <wpg:cNvGrpSpPr>
                        <a:grpSpLocks/>
                      </wpg:cNvGrpSpPr>
                      <wpg:grpSpPr bwMode="auto">
                        <a:xfrm>
                          <a:off x="1135" y="1379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14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655D4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5" name="Text Box 31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C4E0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6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F8554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7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26491C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8" name="Text Box 31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30B5D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9" name="Text Box 31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9630A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0" name="Text Box 32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0784BD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1" name="Text Box 32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B80C1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2" name="Text Box 32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4527A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3" name="Text Box 32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18882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24" name="Group 324"/>
                      <wpg:cNvGrpSpPr>
                        <a:grpSpLocks/>
                      </wpg:cNvGrpSpPr>
                      <wpg:grpSpPr bwMode="auto">
                        <a:xfrm>
                          <a:off x="1135" y="1425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25" name="Text Box 32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14C84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6" name="Text Box 32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39F61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7" name="Text Box 32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5B032B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8" name="Text Box 32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C1F62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9" name="Text Box 32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9EA6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0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044861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1" name="Text Box 33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5C256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2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949155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3" name="Text Box 33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AD040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4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09A0C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35" name="Group 335"/>
                      <wpg:cNvGrpSpPr>
                        <a:grpSpLocks/>
                      </wpg:cNvGrpSpPr>
                      <wpg:grpSpPr bwMode="auto">
                        <a:xfrm>
                          <a:off x="1135" y="1470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36" name="Text Box 33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C08699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7" name="Text Box 33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8F5878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8" name="Text Box 33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8AC58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9" name="Text Box 33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2FEE1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0" name="Text Box 34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992CBF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1" name="Text Box 34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83134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2" name="Text Box 34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B3D6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3" name="Text Box 34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F9B6EE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4" name="Text Box 34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DBA264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5" name="Text Box 34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E628F2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46" name="Group 346"/>
                      <wpg:cNvGrpSpPr>
                        <a:grpSpLocks/>
                      </wpg:cNvGrpSpPr>
                      <wpg:grpSpPr bwMode="auto">
                        <a:xfrm>
                          <a:off x="567" y="8578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347" name="Group 347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48" name="Text Box 3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154AA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49" name="Text Box 3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CAA8955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0" name="Text Box 3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A86EFC8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1" name="Text Box 3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883C7B4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2" name="Text Box 3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9D33F3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353" name="Group 353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54" name="Text Box 3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BB556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5" name="Text Box 3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AEAE7B8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6" name="Text Box 3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2205782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7" name="Text Box 3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D06122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8" name="Text Box 3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CBB3117" w14:textId="77777777" w:rsidR="004B0CA8" w:rsidRDefault="004B0CA8" w:rsidP="004A1C8F">
                                <w:pPr>
                                  <w:pStyle w:val="a6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59" name="Rectangle 359"/>
                      <wps:cNvSpPr>
                        <a:spLocks noChangeArrowheads="1"/>
                      </wps:cNvSpPr>
                      <wps:spPr bwMode="auto">
                        <a:xfrm>
                          <a:off x="1128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360" name="Group 360"/>
                      <wpg:cNvGrpSpPr>
                        <a:grpSpLocks/>
                      </wpg:cNvGrpSpPr>
                      <wpg:grpSpPr bwMode="auto">
                        <a:xfrm>
                          <a:off x="1583" y="1958"/>
                          <a:ext cx="9474" cy="13743"/>
                          <a:chOff x="1586" y="2096"/>
                          <a:chExt cx="9474" cy="13235"/>
                        </a:xfrm>
                      </wpg:grpSpPr>
                      <wps:wsp>
                        <wps:cNvPr id="361" name="Line 361"/>
                        <wps:cNvCnPr>
                          <a:cxnSpLocks noChangeShapeType="1"/>
                        </wps:cNvCnPr>
                        <wps:spPr bwMode="auto">
                          <a:xfrm>
                            <a:off x="1586" y="2132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Line 362"/>
                        <wps:cNvCnPr>
                          <a:cxnSpLocks noChangeShapeType="1"/>
                        </wps:cNvCnPr>
                        <wps:spPr bwMode="auto">
                          <a:xfrm>
                            <a:off x="2726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Line 363"/>
                        <wps:cNvCnPr>
                          <a:cxnSpLocks noChangeShapeType="1"/>
                        </wps:cNvCnPr>
                        <wps:spPr bwMode="auto">
                          <a:xfrm>
                            <a:off x="3851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Line 364"/>
                        <wps:cNvCnPr>
                          <a:cxnSpLocks noChangeShapeType="1"/>
                        </wps:cNvCnPr>
                        <wps:spPr bwMode="auto">
                          <a:xfrm>
                            <a:off x="4985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Line 365"/>
                        <wps:cNvCnPr>
                          <a:cxnSpLocks noChangeShapeType="1"/>
                        </wps:cNvCnPr>
                        <wps:spPr bwMode="auto">
                          <a:xfrm>
                            <a:off x="6110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6" name="Line 366"/>
                        <wps:cNvCnPr>
                          <a:cxnSpLocks noChangeShapeType="1"/>
                        </wps:cNvCnPr>
                        <wps:spPr bwMode="auto">
                          <a:xfrm>
                            <a:off x="7243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7" name="Line 367"/>
                        <wps:cNvCnPr>
                          <a:cxnSpLocks noChangeShapeType="1"/>
                        </wps:cNvCnPr>
                        <wps:spPr bwMode="auto">
                          <a:xfrm>
                            <a:off x="8955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Line 368"/>
                        <wps:cNvCnPr>
                          <a:cxnSpLocks noChangeShapeType="1"/>
                        </wps:cNvCnPr>
                        <wps:spPr bwMode="auto">
                          <a:xfrm>
                            <a:off x="10203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Line 369"/>
                        <wps:cNvCnPr>
                          <a:cxnSpLocks noChangeShapeType="1"/>
                        </wps:cNvCnPr>
                        <wps:spPr bwMode="auto">
                          <a:xfrm>
                            <a:off x="11054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370" name="Group 370"/>
                      <wpg:cNvGrpSpPr>
                        <a:grpSpLocks/>
                      </wpg:cNvGrpSpPr>
                      <wpg:grpSpPr bwMode="auto">
                        <a:xfrm>
                          <a:off x="1128" y="15633"/>
                          <a:ext cx="10489" cy="940"/>
                          <a:chOff x="1140" y="12894"/>
                          <a:chExt cx="10489" cy="853"/>
                        </a:xfrm>
                      </wpg:grpSpPr>
                      <wps:wsp>
                        <wps:cNvPr id="371" name="Rectangle 371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72" name="Group 372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373" name="Group 373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374" name="Text Box 3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820179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375" name="Text Box 3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BA0B06" w14:textId="6030C803" w:rsidR="004B0CA8" w:rsidRDefault="004B0CA8" w:rsidP="004A1C8F">
                                  <w:pPr>
                                    <w:pStyle w:val="a6"/>
                                    <w:spacing w:before="120" w:line="240" w:lineRule="auto"/>
                                    <w:ind w:firstLine="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t>34</w: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376" name="Text Box 3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8F7408" w14:textId="77777777" w:rsidR="004B0CA8" w:rsidRPr="00525B8B" w:rsidRDefault="004B0CA8" w:rsidP="004A1C8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0630B5B" w14:textId="1183F02F" w:rsidR="004B0CA8" w:rsidRPr="002C7271" w:rsidRDefault="004B0CA8" w:rsidP="004B0CA8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 w:rsidRPr="0073116A">
                                  <w:rPr>
                                    <w:b/>
                                    <w:noProof/>
                                    <w:highlight w:val="yellow"/>
                                  </w:rPr>
                                  <w:t>000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377" name="Group 377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378" name="Group 3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379" name="Text Box 3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F36E66" w14:textId="77777777" w:rsidR="004B0CA8" w:rsidRDefault="004B0CA8" w:rsidP="004A1C8F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0" name="Text Box 3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C82680" w14:textId="77777777" w:rsidR="004B0CA8" w:rsidRDefault="004B0CA8" w:rsidP="004A1C8F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1" name="Text Box 3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E66DE7" w14:textId="77777777" w:rsidR="004B0CA8" w:rsidRDefault="004B0CA8" w:rsidP="004A1C8F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2" name="Text Box 3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272853" w14:textId="77777777" w:rsidR="004B0CA8" w:rsidRDefault="004B0CA8" w:rsidP="004A1C8F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3" name="Text Box 3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2FAEBEA" w14:textId="77777777" w:rsidR="004B0CA8" w:rsidRDefault="004B0CA8" w:rsidP="004A1C8F">
                                    <w:pPr>
                                      <w:pStyle w:val="a6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84" name="Group 3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385" name="Group 38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386" name="Group 38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87" name="Text Box 3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41DAF25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88" name="Text Box 38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209568C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89" name="Text Box 38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F66A09F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0" name="Text Box 39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1B382D4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1" name="Text Box 39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523D6D6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92" name="Group 39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3" name="Text Box 39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9A636C5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4" name="Text Box 39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9EA6EA5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5" name="Text Box 39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A11CD85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6" name="Text Box 39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0078F59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7" name="Text Box 39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E790BDB" w14:textId="77777777" w:rsidR="004B0CA8" w:rsidRDefault="004B0CA8" w:rsidP="004A1C8F">
                                        <w:pPr>
                                          <w:pStyle w:val="a6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98" name="Line 3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9" name="Line 3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0" name="Line 4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1" name="Line 4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2" name="Line 4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3" name="Line 4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B613D8" id="Group 1" o:spid="_x0000_s1181" style="position:absolute;left:0;text-align:left;margin-left:28.35pt;margin-top:14.2pt;width:552.5pt;height:814.85pt;z-index:-251658240;mso-position-horizontal-relative:page;mso-position-vertical-relative:page" coordorigin="567,284" coordsize="11050,1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">
              <v:group id="Group 2" o:spid="_x0000_s1182" style="position:absolute;left:1135;top:151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1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/X2wgAAANoAAAAPAAAAZHJzL2Rvd25yZXYueG1sRI9BawIx&#10;FITvgv8hPMGbZttC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BiJ/X2wgAAANoAAAAPAAAA&#10;AAAAAAAAAAAAAAcCAABkcnMvZG93bnJldi54bWxQSwUGAAAAAAMAAwC3AAAA9gIAAAAA&#10;">
                  <v:textbox inset=".5mm,,.5mm">
                    <w:txbxContent>
                      <w:p w14:paraId="0F719C2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" o:spid="_x0000_s11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2CwgAAANoAAAAPAAAAZHJzL2Rvd25yZXYueG1sRI9BawIx&#10;FITvgv8hPMGbZltK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Dtzm2CwgAAANoAAAAPAAAA&#10;AAAAAAAAAAAAAAcCAABkcnMvZG93bnJldi54bWxQSwUGAAAAAAMAAwC3AAAA9gIAAAAA&#10;">
                  <v:textbox inset=".5mm,,.5mm">
                    <w:txbxContent>
                      <w:p w14:paraId="10B0A27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" o:spid="_x0000_s11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sgZwgAAANoAAAAPAAAAZHJzL2Rvd25yZXYueG1sRI9BawIx&#10;FITvgv8hPMGbZlto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CCgsgZwgAAANoAAAAPAAAA&#10;AAAAAAAAAAAAAAcCAABkcnMvZG93bnJldi54bWxQSwUGAAAAAAMAAwC3AAAA9gIAAAAA&#10;">
                  <v:textbox inset=".5mm,,.5mm">
                    <w:txbxContent>
                      <w:p w14:paraId="0A212BF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" o:spid="_x0000_s11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">
                  <v:textbox inset=".5mm,,.5mm">
                    <w:txbxContent>
                      <w:p w14:paraId="471FA31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" o:spid="_x0000_s11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">
                  <v:textbox inset=".5mm,,.5mm">
                    <w:txbxContent>
                      <w:p w14:paraId="17C6E98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" o:spid="_x0000_s11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">
                  <v:textbox inset=".5mm,,.5mm">
                    <w:txbxContent>
                      <w:p w14:paraId="5413A82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" o:spid="_x0000_s11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">
                  <v:textbox inset=".5mm,,.5mm">
                    <w:txbxContent>
                      <w:p w14:paraId="70A9FB4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" o:spid="_x0000_s11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">
                  <v:textbox inset=".5mm,,.5mm">
                    <w:txbxContent>
                      <w:p w14:paraId="4DE0404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" o:spid="_x0000_s11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">
                  <v:textbox inset=".5mm,,.5mm">
                    <w:txbxContent>
                      <w:p w14:paraId="0F8EE6B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" o:spid="_x0000_s11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">
                  <v:textbox inset=".5mm,,.5mm">
                    <w:txbxContent>
                      <w:p w14:paraId="27634A6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3" o:spid="_x0000_s1193" style="position:absolute;left:1124;top:284;width:10482;height:1701" coordorigin="1127,314" coordsize="10493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shape id="Text Box 14" o:spid="_x0000_s1194" type="#_x0000_t202" style="position:absolute;left:1127;top:314;width:1048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" strokeweight="2pt">
                  <v:textbox>
                    <w:txbxContent>
                      <w:p w14:paraId="1CDD9A3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noProof w:val="0"/>
                            <w:sz w:val="24"/>
                          </w:rPr>
                        </w:pPr>
                        <w:r>
                          <w:rPr>
                            <w:noProof w:val="0"/>
                            <w:sz w:val="24"/>
                          </w:rPr>
                          <w:t>Лист регистрации изменений</w:t>
                        </w:r>
                      </w:p>
                    </w:txbxContent>
                  </v:textbox>
                </v:shape>
                <v:group id="Group 15" o:spid="_x0000_s1195" style="position:absolute;left:1132;top:768;width:10488;height:1361" coordorigin="1290,2297" coordsize="10488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16" o:spid="_x0000_s1196" type="#_x0000_t202" style="position:absolute;left:1290;top:2297;width:45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" strokeweight="2pt">
                    <v:textbox inset="0,,0">
                      <w:txbxContent>
                        <w:p w14:paraId="1DEF3F8B" w14:textId="77777777" w:rsidR="004B0CA8" w:rsidRDefault="004B0CA8" w:rsidP="004A1C8F">
                          <w:pPr>
                            <w:pStyle w:val="a6"/>
                            <w:spacing w:before="360" w:line="240" w:lineRule="auto"/>
                            <w:ind w:firstLine="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Изм</w:t>
                          </w:r>
                        </w:p>
                      </w:txbxContent>
                    </v:textbox>
                  </v:shape>
                  <v:shape id="Text Box 17" o:spid="_x0000_s1197" type="#_x0000_t202" style="position:absolute;left:1744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" strokeweight="2pt">
                    <v:textbox inset=".5mm,,.5mm">
                      <w:txbxContent>
                        <w:p w14:paraId="14949AD2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изменен-ных</w:t>
                          </w:r>
                        </w:p>
                      </w:txbxContent>
                    </v:textbox>
                  </v:shape>
                  <v:shape id="Text Box 18" o:spid="_x0000_s1198" type="#_x0000_t202" style="position:absolute;left:2878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" strokeweight="2pt">
                    <v:textbox inset=".5mm,,.5mm">
                      <w:txbxContent>
                        <w:p w14:paraId="4E7228CE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заменен-ных</w:t>
                          </w:r>
                        </w:p>
                      </w:txbxContent>
                    </v:textbox>
                  </v:shape>
                  <v:shape id="Text Box 19" o:spid="_x0000_s1199" type="#_x0000_t202" style="position:absolute;left:4012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" strokeweight="2pt">
                    <v:textbox inset=".5mm,,.5mm">
                      <w:txbxContent>
                        <w:p w14:paraId="2D684B32" w14:textId="77777777" w:rsidR="004B0CA8" w:rsidRDefault="004B0CA8" w:rsidP="004A1C8F">
                          <w:pPr>
                            <w:pStyle w:val="a6"/>
                            <w:spacing w:before="120"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Text Box 20" o:spid="_x0000_s1200" type="#_x0000_t202" style="position:absolute;left:5146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" strokeweight="2pt">
                    <v:textbox inset=".5mm,,.5mm">
                      <w:txbxContent>
                        <w:p w14:paraId="0EF9F31C" w14:textId="77777777" w:rsidR="004B0CA8" w:rsidRDefault="004B0CA8" w:rsidP="004A1C8F">
                          <w:pPr>
                            <w:pStyle w:val="a6"/>
                            <w:spacing w:before="120"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изъятых</w:t>
                          </w:r>
                        </w:p>
                      </w:txbxContent>
                    </v:textbox>
                  </v:shape>
                  <v:shape id="Text Box 21" o:spid="_x0000_s1201" type="#_x0000_t202" style="position:absolute;left:1744;top:2297;width:453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" strokeweight="2pt">
                    <v:textbox inset=".5mm,,.5mm">
                      <w:txbxContent>
                        <w:p w14:paraId="0D8B4456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Text Box 22" o:spid="_x0000_s1202" type="#_x0000_t202" style="position:absolute;left:6279;top:2297;width:113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" strokeweight="2pt">
                    <v:textbox inset=".5mm,,.5mm">
                      <w:txbxContent>
                        <w:p w14:paraId="718EAC21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Всего листов (страниц) в докум.</w:t>
                          </w:r>
                        </w:p>
                      </w:txbxContent>
                    </v:textbox>
                  </v:shape>
                  <v:shape id="Text Box 23" o:spid="_x0000_s1203" type="#_x0000_t202" style="position:absolute;left:7413;top:2297;width:1701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" strokeweight="2pt">
                    <v:textbox inset=".5mm,,.5mm">
                      <w:txbxContent>
                        <w:p w14:paraId="6CF35AA1" w14:textId="77777777" w:rsidR="004B0CA8" w:rsidRDefault="004B0CA8" w:rsidP="004A1C8F">
                          <w:pPr>
                            <w:pStyle w:val="a6"/>
                            <w:spacing w:before="360" w:line="240" w:lineRule="auto"/>
                            <w:ind w:firstLine="0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№ документа</w:t>
                          </w:r>
                        </w:p>
                      </w:txbxContent>
                    </v:textbox>
                  </v:shape>
                  <v:shape id="Text Box 24" o:spid="_x0000_s1204" type="#_x0000_t202" style="position:absolute;left:9114;top:2297;width:124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" strokeweight="2pt">
                    <v:textbox inset=".5mm,.3mm,.5mm,.3mm">
                      <w:txbxContent>
                        <w:p w14:paraId="5568FC27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  <w:rPr>
                              <w:noProof w:val="0"/>
                              <w:sz w:val="17"/>
                            </w:rPr>
                          </w:pPr>
                          <w:r>
                            <w:rPr>
                              <w:noProof w:val="0"/>
                              <w:sz w:val="17"/>
                            </w:rPr>
                            <w:t>Входящий номер сопроводи-тельного документа и дата</w:t>
                          </w:r>
                        </w:p>
                      </w:txbxContent>
                    </v:textbox>
                  </v:shape>
                  <v:shape id="Text Box 25" o:spid="_x0000_s1205" type="#_x0000_t202" style="position:absolute;left:10361;top:2297;width:850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" strokeweight="2pt">
                    <v:textbox inset=".5mm,,.5mm">
                      <w:txbxContent>
                        <w:p w14:paraId="4DA0BA2E" w14:textId="77777777" w:rsidR="004B0CA8" w:rsidRDefault="004B0CA8" w:rsidP="004A1C8F">
                          <w:pPr>
                            <w:pStyle w:val="a6"/>
                            <w:spacing w:before="360" w:line="240" w:lineRule="auto"/>
                            <w:ind w:firstLine="0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Text Box 26" o:spid="_x0000_s1206" type="#_x0000_t202" style="position:absolute;left:11211;top:2297;width:56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" strokeweight="2pt">
                    <v:textbox inset=".5mm,,.5mm">
                      <w:txbxContent>
                        <w:p w14:paraId="44E8C1A8" w14:textId="77777777" w:rsidR="004B0CA8" w:rsidRDefault="004B0CA8" w:rsidP="004A1C8F">
                          <w:pPr>
                            <w:pStyle w:val="a6"/>
                            <w:spacing w:before="360" w:line="240" w:lineRule="auto"/>
                            <w:ind w:firstLine="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</v:group>
              <v:group id="Group 27" o:spid="_x0000_s1207" style="position:absolute;left:1135;top:198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shape id="Text Box 28" o:spid="_x0000_s120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">
                  <v:textbox inset=".5mm,,.5mm">
                    <w:txbxContent>
                      <w:p w14:paraId="0F4F7A7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" o:spid="_x0000_s120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k5h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">
                  <v:textbox inset=".5mm,,.5mm">
                    <w:txbxContent>
                      <w:p w14:paraId="3BE43E7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" o:spid="_x0000_s121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XEhvwAAANsAAAAPAAAAZHJzL2Rvd25yZXYueG1sRE/LisIw&#10;FN0L/kO4gjubOsI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DgbXEhvwAAANsAAAAPAAAAAAAA&#10;AAAAAAAAAAcCAABkcnMvZG93bnJldi54bWxQSwUGAAAAAAMAAwC3AAAA8wIAAAAA&#10;">
                  <v:textbox inset=".5mm,,.5mm">
                    <w:txbxContent>
                      <w:p w14:paraId="79A0C51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" o:spid="_x0000_s121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dS6wwAAANsAAAAPAAAAZHJzL2Rvd25yZXYueG1sRI9Ba8JA&#10;FITvQv/D8gq9mY0W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jyHUusMAAADbAAAADwAA&#10;AAAAAAAAAAAAAAAHAgAAZHJzL2Rvd25yZXYueG1sUEsFBgAAAAADAAMAtwAAAPcCAAAAAA==&#10;">
                  <v:textbox inset=".5mm,,.5mm">
                    <w:txbxContent>
                      <w:p w14:paraId="7923F7F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" o:spid="_x0000_s121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0rNwgAAANsAAAAPAAAAZHJzL2Rvd25yZXYueG1sRI9Pi8Iw&#10;FMTvgt8hPMGbpi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B/80rNwgAAANsAAAAPAAAA&#10;AAAAAAAAAAAAAAcCAABkcnMvZG93bnJldi54bWxQSwUGAAAAAAMAAwC3AAAA9gIAAAAA&#10;">
                  <v:textbox inset=".5mm,,.5mm">
                    <w:txbxContent>
                      <w:p w14:paraId="6F5CAE1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" o:spid="_x0000_s121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+9WwwAAANsAAAAPAAAAZHJzL2Rvd25yZXYueG1sRI9Ba8JA&#10;FITvhf6H5RV6q5sa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EL/vVsMAAADbAAAADwAA&#10;AAAAAAAAAAAAAAAHAgAAZHJzL2Rvd25yZXYueG1sUEsFBgAAAAADAAMAtwAAAPcCAAAAAA==&#10;">
                  <v:textbox inset=".5mm,,.5mm">
                    <w:txbxContent>
                      <w:p w14:paraId="6474B4A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" o:spid="_x0000_s121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nci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n1Z3IsMAAADbAAAADwAA&#10;AAAAAAAAAAAAAAAHAgAAZHJzL2Rvd25yZXYueG1sUEsFBgAAAAADAAMAtwAAAPcCAAAAAA==&#10;">
                  <v:textbox inset=".5mm,,.5mm">
                    <w:txbxContent>
                      <w:p w14:paraId="1D74635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5" o:spid="_x0000_s121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tK5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8BrSucMAAADbAAAADwAA&#10;AAAAAAAAAAAAAAAHAgAAZHJzL2Rvd25yZXYueG1sUEsFBgAAAAADAAMAtwAAAPcCAAAAAA==&#10;">
                  <v:textbox inset=".5mm,,.5mm">
                    <w:txbxContent>
                      <w:p w14:paraId="333D754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6" o:spid="_x0000_s121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EzO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AMhMzsMAAADbAAAADwAA&#10;AAAAAAAAAAAAAAAHAgAAZHJzL2Rvd25yZXYueG1sUEsFBgAAAAADAAMAtwAAAPcCAAAAAA==&#10;">
                  <v:textbox inset=".5mm,,.5mm">
                    <w:txbxContent>
                      <w:p w14:paraId="5733439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7" o:spid="_x0000_s121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OlV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G+E6VXBAAAA2wAAAA8AAAAA&#10;AAAAAAAAAAAABwIAAGRycy9kb3ducmV2LnhtbFBLBQYAAAAAAwADALcAAAD1AgAAAAA=&#10;">
                  <v:textbox inset=".5mm,,.5mm">
                    <w:txbxContent>
                      <w:p w14:paraId="398FEEF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8" o:spid="_x0000_s1218" style="position:absolute;left:1135;top:244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shape id="Text Box 39" o:spid="_x0000_s121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9i8wwAAANsAAAAPAAAAZHJzL2Rvd25yZXYueG1sRI9Ba8JA&#10;FITvBf/D8gRvdWOF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cVfYvMMAAADbAAAADwAA&#10;AAAAAAAAAAAAAAAHAgAAZHJzL2Rvd25yZXYueG1sUEsFBgAAAAADAAMAtwAAAPcCAAAAAA==&#10;">
                  <v:textbox inset=".5mm,,.5mm">
                    <w:txbxContent>
                      <w:p w14:paraId="44A1058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0" o:spid="_x0000_s122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Jc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C4awJcvwAAANsAAAAPAAAAAAAA&#10;AAAAAAAAAAcCAABkcnMvZG93bnJldi54bWxQSwUGAAAAAAMAAwC3AAAA8wIAAAAA&#10;">
                  <v:textbox inset=".5mm,,.5mm">
                    <w:txbxContent>
                      <w:p w14:paraId="53BD8EB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1" o:spid="_x0000_s122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6fHwwAAANsAAAAPAAAAZHJzL2Rvd25yZXYueG1sRI9Ba8JA&#10;FITvQv/D8gq9mY1S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1yenx8MAAADbAAAADwAA&#10;AAAAAAAAAAAAAAAHAgAAZHJzL2Rvd25yZXYueG1sUEsFBgAAAAADAAMAtwAAAPcCAAAAAA==&#10;">
                  <v:textbox inset=".5mm,,.5mm">
                    <w:txbxContent>
                      <w:p w14:paraId="017EFCA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2" o:spid="_x0000_s122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TmwwgAAANsAAAAPAAAAZHJzL2Rvd25yZXYueG1sRI9Pi8Iw&#10;FMTvgt8hPMGbpo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An9TmwwgAAANsAAAAPAAAA&#10;AAAAAAAAAAAAAAcCAABkcnMvZG93bnJldi54bWxQSwUGAAAAAAMAAwC3AAAA9gIAAAAA&#10;">
                  <v:textbox inset=".5mm,,.5mm">
                    <w:txbxContent>
                      <w:p w14:paraId="172D98C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3" o:spid="_x0000_s122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wr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SLmcK8MAAADbAAAADwAA&#10;AAAAAAAAAAAAAAAHAgAAZHJzL2Rvd25yZXYueG1sUEsFBgAAAAADAAMAtwAAAPcCAAAAAA==&#10;">
                  <v:textbox inset=".5mm,,.5mm">
                    <w:txbxContent>
                      <w:p w14:paraId="76434A6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4" o:spid="_x0000_s122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RfwwAAANsAAAAPAAAAZHJzL2Rvd25yZXYueG1sRI9Ba8JA&#10;FITvhf6H5RV6q5tK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x1AEX8MAAADbAAAADwAA&#10;AAAAAAAAAAAAAAAHAgAAZHJzL2Rvd25yZXYueG1sUEsFBgAAAAADAAMAtwAAAPcCAAAAAA==&#10;">
                  <v:textbox inset=".5mm,,.5mm">
                    <w:txbxContent>
                      <w:p w14:paraId="54C7173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5" o:spid="_x0000_s122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HE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qByhxMMAAADbAAAADwAA&#10;AAAAAAAAAAAAAAAHAgAAZHJzL2Rvd25yZXYueG1sUEsFBgAAAAADAAMAtwAAAPcCAAAAAA==&#10;">
                  <v:textbox inset=".5mm,,.5mm">
                    <w:txbxContent>
                      <w:p w14:paraId="5E00DCD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6" o:spid="_x0000_s122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+z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WM4/s8MAAADbAAAADwAA&#10;AAAAAAAAAAAAAAAHAgAAZHJzL2Rvd25yZXYueG1sUEsFBgAAAAADAAMAtwAAAPcCAAAAAA==&#10;">
                  <v:textbox inset=".5mm,,.5mm">
                    <w:txbxContent>
                      <w:p w14:paraId="21C11D1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7" o:spid="_x0000_s122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poo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DeCmijBAAAA2wAAAA8AAAAA&#10;AAAAAAAAAAAABwIAAGRycy9kb3ducmV2LnhtbFBLBQYAAAAAAwADALcAAAD1AgAAAAA=&#10;">
                  <v:textbox inset=".5mm,,.5mm">
                    <w:txbxContent>
                      <w:p w14:paraId="63E83BD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8" o:spid="_x0000_s122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5a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BGHQ5avwAAANsAAAAPAAAAAAAA&#10;AAAAAAAAAAcCAABkcnMvZG93bnJldi54bWxQSwUGAAAAAAMAAwC3AAAA8wIAAAAA&#10;">
                  <v:textbox inset=".5mm,,.5mm">
                    <w:txbxContent>
                      <w:p w14:paraId="060C819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49" o:spid="_x0000_s1229" style="position:absolute;left:1135;top:289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shape id="Text Box 50" o:spid="_x0000_s123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pSB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A9spSBvwAAANsAAAAPAAAAAAAA&#10;AAAAAAAAAAcCAABkcnMvZG93bnJldi54bWxQSwUGAAAAAAMAAwC3AAAA8wIAAAAA&#10;">
                  <v:textbox inset=".5mm,,.5mm">
                    <w:txbxContent>
                      <w:p w14:paraId="746622A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1" o:spid="_x0000_s123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jEawwAAANsAAAAPAAAAZHJzL2Rvd25yZXYueG1sRI9Ba8JA&#10;FITvQv/D8gq9mY1Cra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Uv4xGsMAAADbAAAADwAA&#10;AAAAAAAAAAAAAAAHAgAAZHJzL2Rvd25yZXYueG1sUEsFBgAAAAADAAMAtwAAAPcCAAAAAA==&#10;">
                  <v:textbox inset=".5mm,,.5mm">
                    <w:txbxContent>
                      <w:p w14:paraId="3915738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2" o:spid="_x0000_s123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">
                  <v:textbox inset=".5mm,,.5mm">
                    <w:txbxContent>
                      <w:p w14:paraId="78D7756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3" o:spid="_x0000_s123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Ar2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zWAK9sMAAADbAAAADwAA&#10;AAAAAAAAAAAAAAAHAgAAZHJzL2Rvd25yZXYueG1sUEsFBgAAAAADAAMAtwAAAPcCAAAAAA==&#10;">
                  <v:textbox inset=".5mm,,.5mm">
                    <w:txbxContent>
                      <w:p w14:paraId="7FA3820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4" o:spid="_x0000_s123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KC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QomSgsMAAADbAAAADwAA&#10;AAAAAAAAAAAAAAAHAgAAZHJzL2Rvd25yZXYueG1sUEsFBgAAAAADAAMAtwAAAPcCAAAAAA==&#10;">
                  <v:textbox inset=".5mm,,.5mm">
                    <w:txbxContent>
                      <w:p w14:paraId="1FD7C83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5" o:spid="_x0000_s123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cZwwAAANsAAAAPAAAAZHJzL2Rvd25yZXYueG1sRI9Ba8JA&#10;FITvhf6H5RV6q5sKqR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LcU3GcMAAADbAAAADwAA&#10;AAAAAAAAAAAAAAAHAgAAZHJzL2Rvd25yZXYueG1sUEsFBgAAAAADAAMAtwAAAPcCAAAAAA==&#10;">
                  <v:textbox inset=".5mm,,.5mm">
                    <w:txbxContent>
                      <w:p w14:paraId="41D705D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6" o:spid="_x0000_s123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6lu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3RepbsMAAADbAAAADwAA&#10;AAAAAAAAAAAAAAAHAgAAZHJzL2Rvd25yZXYueG1sUEsFBgAAAAADAAMAtwAAAPcCAAAAAA==&#10;">
                  <v:textbox inset=".5mm,,.5mm">
                    <w:txbxContent>
                      <w:p w14:paraId="78ED843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7" o:spid="_x0000_s123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z1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LJbDPXBAAAA2wAAAA8AAAAA&#10;AAAAAAAAAAAABwIAAGRycy9kb3ducmV2LnhtbFBLBQYAAAAAAwADALcAAAD1AgAAAAA=&#10;">
                  <v:textbox inset=".5mm,,.5mm">
                    <w:txbxContent>
                      <w:p w14:paraId="7C64562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8" o:spid="_x0000_s123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iH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DDxJiHvwAAANsAAAAPAAAAAAAA&#10;AAAAAAAAAAcCAABkcnMvZG93bnJldi54bWxQSwUGAAAAAAMAAwC3AAAA8wIAAAAA&#10;">
                  <v:textbox inset=".5mm,,.5mm">
                    <w:txbxContent>
                      <w:p w14:paraId="7D86764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9" o:spid="_x0000_s123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D0c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rIg9HMMAAADbAAAADwAA&#10;AAAAAAAAAAAAAAAHAgAAZHJzL2Rvd25yZXYueG1sUEsFBgAAAAADAAMAtwAAAPcCAAAAAA==&#10;">
                  <v:textbox inset=".5mm,,.5mm">
                    <w:txbxContent>
                      <w:p w14:paraId="4B62596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60" o:spid="_x0000_s1240" style="position:absolute;left:1135;top:334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shape id="Text Box 61" o:spid="_x0000_s124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">
                  <v:textbox inset=".5mm,,.5mm">
                    <w:txbxContent>
                      <w:p w14:paraId="49457DC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2" o:spid="_x0000_s124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">
                  <v:textbox inset=".5mm,,.5mm">
                    <w:txbxContent>
                      <w:p w14:paraId="5703A28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3" o:spid="_x0000_s124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MBL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AwzAS8MAAADbAAAADwAA&#10;AAAAAAAAAAAAAAAHAgAAZHJzL2Rvd25yZXYueG1sUEsFBgAAAAADAAMAtwAAAPcCAAAAAA==&#10;">
                  <v:textbox inset=".5mm,,.5mm">
                    <w:txbxContent>
                      <w:p w14:paraId="4B88A58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4" o:spid="_x0000_s124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Vg/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jOVYP8MAAADbAAAADwAA&#10;AAAAAAAAAAAAAAAHAgAAZHJzL2Rvd25yZXYueG1sUEsFBgAAAAADAAMAtwAAAPcCAAAAAA==&#10;">
                  <v:textbox inset=".5mm,,.5mm">
                    <w:txbxContent>
                      <w:p w14:paraId="3AE6A13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5" o:spid="_x0000_s124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f2k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46n9pMMAAADbAAAADwAA&#10;AAAAAAAAAAAAAAAHAgAAZHJzL2Rvd25yZXYueG1sUEsFBgAAAAADAAMAtwAAAPcCAAAAAA==&#10;">
                  <v:textbox inset=".5mm,,.5mm">
                    <w:txbxContent>
                      <w:p w14:paraId="5DD6E54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6" o:spid="_x0000_s124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">
                  <v:textbox inset=".5mm,,.5mm">
                    <w:txbxContent>
                      <w:p w14:paraId="50EF6FA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7" o:spid="_x0000_s124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8ZI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LFH6/xB8gNz8AAAD//wMAUEsBAi0AFAAGAAgAAAAhANvh9svuAAAAhQEAABMAAAAAAAAAAAAA&#10;AAAAAAAAAFtDb250ZW50X1R5cGVzXS54bWxQSwECLQAUAAYACAAAACEAWvQsW78AAAAVAQAACwAA&#10;AAAAAAAAAAAAAAAfAQAAX3JlbHMvLnJlbHNQSwECLQAUAAYACAAAACEAfDfGSMMAAADbAAAADwAA&#10;AAAAAAAAAAAAAAAHAgAAZHJzL2Rvd25yZXYueG1sUEsFBgAAAAADAAMAtwAAAPcCAAAAAA==&#10;">
                  <v:textbox inset=".5mm,,.5mm">
                    <w:txbxContent>
                      <w:p w14:paraId="52EFCA0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8" o:spid="_x0000_s124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">
                  <v:textbox inset=".5mm,,.5mm">
                    <w:txbxContent>
                      <w:p w14:paraId="0D1E501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9" o:spid="_x0000_s124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eh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aQzuH3S/wBcvUDAAD//wMAUEsBAi0AFAAGAAgAAAAhANvh9svuAAAAhQEAABMAAAAAAAAAAAAA&#10;AAAAAAAAAFtDb250ZW50X1R5cGVzXS54bWxQSwECLQAUAAYACAAAACEAWvQsW78AAAAVAQAACwAA&#10;AAAAAAAAAAAAAAAfAQAAX3JlbHMvLnJlbHNQSwECLQAUAAYACAAAACEAYuT3ocMAAADbAAAADwAA&#10;AAAAAAAAAAAAAAAHAgAAZHJzL2Rvd25yZXYueG1sUEsFBgAAAAADAAMAtwAAAPcCAAAAAA==&#10;">
                  <v:textbox inset=".5mm,,.5mm">
                    <w:txbxContent>
                      <w:p w14:paraId="572E01E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" o:spid="_x0000_s125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8jh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uvj&#10;l/gD5OwNAAD//wMAUEsBAi0AFAAGAAgAAAAhANvh9svuAAAAhQEAABMAAAAAAAAAAAAAAAAAAAAA&#10;AFtDb250ZW50X1R5cGVzXS54bWxQSwECLQAUAAYACAAAACEAWvQsW78AAAAVAQAACwAAAAAAAAAA&#10;AAAAAAAfAQAAX3JlbHMvLnJlbHNQSwECLQAUAAYACAAAACEAdgfI4b0AAADbAAAADwAAAAAAAAAA&#10;AAAAAAAHAgAAZHJzL2Rvd25yZXYueG1sUEsFBgAAAAADAAMAtwAAAPECAAAAAA==&#10;">
                  <v:textbox inset=".5mm,,.5mm">
                    <w:txbxContent>
                      <w:p w14:paraId="1C9526F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1" o:spid="_x0000_s1251" style="position:absolute;left:1135;top:379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shape id="Text Box 72" o:spid="_x0000_s125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">
                  <v:textbox inset=".5mm,,.5mm">
                    <w:txbxContent>
                      <w:p w14:paraId="5CE6260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" o:spid="_x0000_s125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VaW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IbVVpbBAAAA2wAAAA8AAAAA&#10;AAAAAAAAAAAABwIAAGRycy9kb3ducmV2LnhtbFBLBQYAAAAAAwADALcAAAD1AgAAAAA=&#10;">
                  <v:textbox inset=".5mm,,.5mm">
                    <w:txbxContent>
                      <w:p w14:paraId="2D2614C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" o:spid="_x0000_s125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7i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Ak8zuLBAAAA2wAAAA8AAAAA&#10;AAAAAAAAAAAABwIAAGRycy9kb3ducmV2LnhtbFBLBQYAAAAAAwADALcAAAD1AgAAAAA=&#10;">
                  <v:textbox inset=".5mm,,.5mm">
                    <w:txbxContent>
                      <w:p w14:paraId="790FA4C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" o:spid="_x0000_s125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Gt5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GZwa3nBAAAA2wAAAA8AAAAA&#10;AAAAAAAAAAAABwIAAGRycy9kb3ducmV2LnhtbFBLBQYAAAAAAwADALcAAAD1AgAAAAA=&#10;">
                  <v:textbox inset=".5mm,,.5mm">
                    <w:txbxContent>
                      <w:p w14:paraId="78B5304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" o:spid="_x0000_s125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vUO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pEn6/xB8gNz8AAAD//wMAUEsBAi0AFAAGAAgAAAAhANvh9svuAAAAhQEAABMAAAAAAAAAAAAA&#10;AAAAAAAAAFtDb250ZW50X1R5cGVzXS54bWxQSwECLQAUAAYACAAAACEAWvQsW78AAAAVAQAACwAA&#10;AAAAAAAAAAAAAAAfAQAAX3JlbHMvLnJlbHNQSwECLQAUAAYACAAAACEAlqL1DsMAAADbAAAADwAA&#10;AAAAAAAAAAAAAAAHAgAAZHJzL2Rvd25yZXYueG1sUEsFBgAAAAADAAMAtwAAAPcCAAAAAA==&#10;">
                  <v:textbox inset=".5mm,,.5mm">
                    <w:txbxContent>
                      <w:p w14:paraId="3F51CBE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" o:spid="_x0000_s125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">
                  <v:textbox inset=".5mm,,.5mm">
                    <w:txbxContent>
                      <w:p w14:paraId="7E6433E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" o:spid="_x0000_s125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cTn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mPj&#10;l/gD5OwNAAD//wMAUEsBAi0AFAAGAAgAAAAhANvh9svuAAAAhQEAABMAAAAAAAAAAAAAAAAAAAAA&#10;AFtDb250ZW50X1R5cGVzXS54bWxQSwECLQAUAAYACAAAACEAWvQsW78AAAAVAQAACwAAAAAAAAAA&#10;AAAAAAAfAQAAX3JlbHMvLnJlbHNQSwECLQAUAAYACAAAACEAiHHE570AAADbAAAADwAAAAAAAAAA&#10;AAAAAAAHAgAAZHJzL2Rvd25yZXYueG1sUEsFBgAAAAADAAMAtwAAAPECAAAAAA==&#10;">
                  <v:textbox inset=".5mm,,.5mm">
                    <w:txbxContent>
                      <w:p w14:paraId="74F0A02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" o:spid="_x0000_s125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F8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QLuHvS/wBcvULAAD//wMAUEsBAi0AFAAGAAgAAAAhANvh9svuAAAAhQEAABMAAAAAAAAAAAAA&#10;AAAAAAAAAFtDb250ZW50X1R5cGVzXS54bWxQSwECLQAUAAYACAAAACEAWvQsW78AAAAVAQAACwAA&#10;AAAAAAAAAAAAAAAfAQAAX3JlbHMvLnJlbHNQSwECLQAUAAYACAAAACEA5z1hfMMAAADbAAAADwAA&#10;AAAAAAAAAAAAAAAHAgAAZHJzL2Rvd25yZXYueG1sUEsFBgAAAAADAAMAtwAAAPcCAAAAAA==&#10;">
                  <v:textbox inset=".5mm,,.5mm">
                    <w:txbxContent>
                      <w:p w14:paraId="7161D5D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" o:spid="_x0000_s126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rjG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uvj&#10;l/gD5OwNAAD//wMAUEsBAi0AFAAGAAgAAAAhANvh9svuAAAAhQEAABMAAAAAAAAAAAAAAAAAAAAA&#10;AFtDb250ZW50X1R5cGVzXS54bWxQSwECLQAUAAYACAAAACEAWvQsW78AAAAVAQAACwAAAAAAAAAA&#10;AAAAAAAfAQAAX3JlbHMvLnJlbHNQSwECLQAUAAYACAAAACEAQ9K4xr0AAADbAAAADwAAAAAAAAAA&#10;AAAAAAAHAgAAZHJzL2Rvd25yZXYueG1sUEsFBgAAAAADAAMAtwAAAPECAAAAAA==&#10;">
                  <v:textbox inset=".5mm,,.5mm">
                    <w:txbxContent>
                      <w:p w14:paraId="3A6E5F0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" o:spid="_x0000_s126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">
                  <v:textbox inset=".5mm,,.5mm">
                    <w:txbxContent>
                      <w:p w14:paraId="51A6D97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2" o:spid="_x0000_s1262" style="position:absolute;left:1135;top:425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<v:shape id="Text Box 83" o:spid="_x0000_s126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axwgAAANsAAAAPAAAAZHJzL2Rvd25yZXYueG1sRI9Pi8Iw&#10;FMTvgt8hPMGbpi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CzACaxwgAAANsAAAAPAAAA&#10;AAAAAAAAAAAAAAcCAABkcnMvZG93bnJldi54bWxQSwUGAAAAAAMAAwC3AAAA9gIAAAAA&#10;">
                  <v:textbox inset=".5mm,,.5mm">
                    <w:txbxContent>
                      <w:p w14:paraId="475B7DC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" o:spid="_x0000_s126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b7FwgAAANsAAAAPAAAAZHJzL2Rvd25yZXYueG1sRI9Pi8Iw&#10;FMTvgt8hPMGbpo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A86b7FwgAAANsAAAAPAAAA&#10;AAAAAAAAAAAAAAcCAABkcnMvZG93bnJldi54bWxQSwUGAAAAAAMAAwC3AAAA9gIAAAAA&#10;">
                  <v:textbox inset=".5mm,,.5mm">
                    <w:txbxContent>
                      <w:p w14:paraId="2766066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" o:spid="_x0000_s126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tewgAAANsAAAAPAAAAZHJzL2Rvd25yZXYueG1sRI9Pi8Iw&#10;FMTvgt8hPMGbpgru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BTpRtewgAAANsAAAAPAAAA&#10;AAAAAAAAAAAAAAcCAABkcnMvZG93bnJldi54bWxQSwUGAAAAAAMAAwC3AAAA9gIAAAAA&#10;">
                  <v:textbox inset=".5mm,,.5mm">
                    <w:txbxContent>
                      <w:p w14:paraId="02DBDEA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" o:spid="_x0000_s126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">
                  <v:textbox inset=".5mm,,.5mm">
                    <w:txbxContent>
                      <w:p w14:paraId="42ED740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" o:spid="_x0000_s126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">
                  <v:textbox inset=".5mm,,.5mm">
                    <w:txbxContent>
                      <w:p w14:paraId="475708B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" o:spid="_x0000_s126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LTA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mPj&#10;l/gD5OwNAAD//wMAUEsBAi0AFAAGAAgAAAAhANvh9svuAAAAhQEAABMAAAAAAAAAAAAAAAAAAAAA&#10;AFtDb250ZW50X1R5cGVzXS54bWxQSwECLQAUAAYACAAAACEAWvQsW78AAAAVAQAACwAAAAAAAAAA&#10;AAAAAAAfAQAAX3JlbHMvLnJlbHNQSwECLQAUAAYACAAAACEAvaS0wL0AAADbAAAADwAAAAAAAAAA&#10;AAAAAAAHAgAAZHJzL2Rvd25yZXYueG1sUEsFBgAAAAADAAMAtwAAAPECAAAAAA==&#10;">
                  <v:textbox inset=".5mm,,.5mm">
                    <w:txbxContent>
                      <w:p w14:paraId="45CB0F1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" o:spid="_x0000_s126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">
                  <v:textbox inset=".5mm,,.5mm">
                    <w:txbxContent>
                      <w:p w14:paraId="225C285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" o:spid="_x0000_s127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y4b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">
                  <v:textbox inset=".5mm,,.5mm">
                    <w:txbxContent>
                      <w:p w14:paraId="17233DF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" o:spid="_x0000_s127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">
                  <v:textbox inset=".5mm,,.5mm">
                    <w:txbxContent>
                      <w:p w14:paraId="35C4E47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" o:spid="_x0000_s127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X3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">
                  <v:textbox inset=".5mm,,.5mm">
                    <w:txbxContent>
                      <w:p w14:paraId="5C4F809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3" o:spid="_x0000_s1273" style="position:absolute;left:1135;top:470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<v:shape id="Text Box 94" o:spid="_x0000_s127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CgYwwAAANsAAAAPAAAAZHJzL2Rvd25yZXYueG1sRI9Ba8JA&#10;FITvBf/D8gRvdWOR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uTAoGMMAAADbAAAADwAA&#10;AAAAAAAAAAAAAAAHAgAAZHJzL2Rvd25yZXYueG1sUEsFBgAAAAADAAMAtwAAAPcCAAAAAA==&#10;">
                  <v:textbox inset=".5mm,,.5mm">
                    <w:txbxContent>
                      <w:p w14:paraId="5FE2A31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" o:spid="_x0000_s127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I2D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1nyNg8MAAADbAAAADwAA&#10;AAAAAAAAAAAAAAAHAgAAZHJzL2Rvd25yZXYueG1sUEsFBgAAAAADAAMAtwAAAPcCAAAAAA==&#10;">
                  <v:textbox inset=".5mm,,.5mm">
                    <w:txbxContent>
                      <w:p w14:paraId="29146F0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" o:spid="_x0000_s127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P0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YwT+H3S/wBcvUDAAD//wMAUEsBAi0AFAAGAAgAAAAhANvh9svuAAAAhQEAABMAAAAAAAAAAAAA&#10;AAAAAAAAAFtDb250ZW50X1R5cGVzXS54bWxQSwECLQAUAAYACAAAACEAWvQsW78AAAAVAQAACwAA&#10;AAAAAAAAAAAAAAAfAQAAX3JlbHMvLnJlbHNQSwECLQAUAAYACAAAACEAJq4T9MMAAADbAAAADwAA&#10;AAAAAAAAAAAAAAAHAgAAZHJzL2Rvd25yZXYueG1sUEsFBgAAAAADAAMAtwAAAPcCAAAAAA==&#10;">
                  <v:textbox inset=".5mm,,.5mm">
                    <w:txbxContent>
                      <w:p w14:paraId="4500201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" o:spid="_x0000_s127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rZv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wTOHvS/wBcvULAAD//wMAUEsBAi0AFAAGAAgAAAAhANvh9svuAAAAhQEAABMAAAAAAAAAAAAA&#10;AAAAAAAAAFtDb250ZW50X1R5cGVzXS54bWxQSwECLQAUAAYACAAAACEAWvQsW78AAAAVAQAACwAA&#10;AAAAAAAAAAAAAAAfAQAAX3JlbHMvLnJlbHNQSwECLQAUAAYACAAAACEASeK2b8MAAADbAAAADwAA&#10;AAAAAAAAAAAAAAAHAgAAZHJzL2Rvd25yZXYueG1sUEsFBgAAAAADAAMAtwAAAPcCAAAAAA==&#10;">
                  <v:textbox inset=".5mm,,.5mm">
                    <w:txbxContent>
                      <w:p w14:paraId="6D51E30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" o:spid="_x0000_s127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Id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">
                  <v:textbox inset=".5mm,,.5mm">
                    <w:txbxContent>
                      <w:p w14:paraId="302C974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" o:spid="_x0000_s127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">
                  <v:textbox inset=".5mm,,.5mm">
                    <w:txbxContent>
                      <w:p w14:paraId="2BFCBCB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" o:spid="_x0000_s128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37D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wRfnpEJ9OIfAAD//wMAUEsBAi0AFAAGAAgAAAAhANvh9svuAAAAhQEAABMAAAAAAAAAAAAA&#10;AAAAAAAAAFtDb250ZW50X1R5cGVzXS54bWxQSwECLQAUAAYACAAAACEAWvQsW78AAAAVAQAACwAA&#10;AAAAAAAAAAAAAAAfAQAAX3JlbHMvLnJlbHNQSwECLQAUAAYACAAAACEAC89+w8MAAADcAAAADwAA&#10;AAAAAAAAAAAAAAAHAgAAZHJzL2Rvd25yZXYueG1sUEsFBgAAAAADAAMAtwAAAPcCAAAAAA==&#10;">
                  <v:textbox inset=".5mm,,.5mm">
                    <w:txbxContent>
                      <w:p w14:paraId="78E7230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" o:spid="_x0000_s128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">
                  <v:textbox inset=".5mm,,.5mm">
                    <w:txbxContent>
                      <w:p w14:paraId="3A2E452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" o:spid="_x0000_s128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">
                  <v:textbox inset=".5mm,,.5mm">
                    <w:txbxContent>
                      <w:p w14:paraId="7B4EF94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" o:spid="_x0000_s128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eC0wQAAANwAAAAPAAAAZHJzL2Rvd25yZXYueG1sRE/fa8Iw&#10;EH4X9j+EG/imiQp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Psd4LTBAAAA3AAAAA8AAAAA&#10;AAAAAAAAAAAABwIAAGRycy9kb3ducmV2LnhtbFBLBQYAAAAAAwADALcAAAD1AgAAAAA=&#10;">
                  <v:textbox inset=".5mm,,.5mm">
                    <w:txbxContent>
                      <w:p w14:paraId="331AA9E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4" o:spid="_x0000_s1284" style="position:absolute;left:1134;top:515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shape id="Text Box 105" o:spid="_x0000_s128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N1bwQAAANwAAAAPAAAAZHJzL2Rvd25yZXYueG1sRE/fa8Iw&#10;EH4X9j+EG/imiYJ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Bu43VvBAAAA3AAAAA8AAAAA&#10;AAAAAAAAAAAABwIAAGRycy9kb3ducmV2LnhtbFBLBQYAAAAAAwADALcAAAD1AgAAAAA=&#10;">
                  <v:textbox inset=".5mm,,.5mm">
                    <w:txbxContent>
                      <w:p w14:paraId="51C4A72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6" o:spid="_x0000_s128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">
                  <v:textbox inset=".5mm,,.5mm">
                    <w:txbxContent>
                      <w:p w14:paraId="5765A3B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7" o:spid="_x0000_s128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">
                  <v:textbox inset=".5mm,,.5mm">
                    <w:txbxContent>
                      <w:p w14:paraId="57544D0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8" o:spid="_x0000_s128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XLF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4RWnpEJ9OIfAAD//wMAUEsBAi0AFAAGAAgAAAAhANvh9svuAAAAhQEAABMAAAAAAAAAAAAA&#10;AAAAAAAAAFtDb250ZW50X1R5cGVzXS54bWxQSwECLQAUAAYACAAAACEAWvQsW78AAAAVAQAACwAA&#10;AAAAAAAAAAAAAAAfAQAAX3JlbHMvLnJlbHNQSwECLQAUAAYACAAAACEA9blyxcMAAADcAAAADwAA&#10;AAAAAAAAAAAAAAAHAgAAZHJzL2Rvd25yZXYueG1sUEsFBgAAAAADAAMAtwAAAPcCAAAAAA==&#10;">
                  <v:textbox inset=".5mm,,.5mm">
                    <w:txbxContent>
                      <w:p w14:paraId="1BB4EA2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9" o:spid="_x0000_s128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">
                  <v:textbox inset=".5mm,,.5mm">
                    <w:txbxContent>
                      <w:p w14:paraId="049D331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0" o:spid="_x0000_s129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ge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z48oxMoOdPAAAA//8DAFBLAQItABQABgAIAAAAIQDb4fbL7gAAAIUBAAATAAAAAAAAAAAA&#10;AAAAAAAAAABbQ29udGVudF9UeXBlc10ueG1sUEsBAi0AFAAGAAgAAAAhAFr0LFu/AAAAFQEAAAsA&#10;AAAAAAAAAAAAAAAAHwEAAF9yZWxzLy5yZWxzUEsBAi0AFAAGAAgAAAAhAI4W6B7EAAAA3AAAAA8A&#10;AAAAAAAAAAAAAAAABwIAAGRycy9kb3ducmV2LnhtbFBLBQYAAAAAAwADALcAAAD4AgAAAAA=&#10;">
                  <v:textbox inset=".5mm,,.5mm">
                    <w:txbxContent>
                      <w:p w14:paraId="16C931E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1" o:spid="_x0000_s129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">
                  <v:textbox inset=".5mm,,.5mm">
                    <w:txbxContent>
                      <w:p w14:paraId="1F6B534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2" o:spid="_x0000_s129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Py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fMU/p+JF8jVDQAA//8DAFBLAQItABQABgAIAAAAIQDb4fbL7gAAAIUBAAATAAAAAAAAAAAAAAAA&#10;AAAAAABbQ29udGVudF9UeXBlc10ueG1sUEsBAi0AFAAGAAgAAAAhAFr0LFu/AAAAFQEAAAsAAAAA&#10;AAAAAAAAAAAAHwEAAF9yZWxzLy5yZWxzUEsBAi0AFAAGAAgAAAAhABGI0/LBAAAA3AAAAA8AAAAA&#10;AAAAAAAAAAAABwIAAGRycy9kb3ducmV2LnhtbFBLBQYAAAAAAwADALcAAAD1AgAAAAA=&#10;">
                  <v:textbox inset=".5mm,,.5mm">
                    <w:txbxContent>
                      <w:p w14:paraId="4A5B20B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3" o:spid="_x0000_s129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HZp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fsR2acAAAADcAAAADwAAAAAA&#10;AAAAAAAAAAAHAgAAZHJzL2Rvd25yZXYueG1sUEsFBgAAAAADAAMAtwAAAPQCAAAAAA==&#10;">
                  <v:textbox inset=".5mm,,.5mm">
                    <w:txbxContent>
                      <w:p w14:paraId="1E02999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4" o:spid="_x0000_s129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e4d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8S3uHcAAAADcAAAADwAAAAAA&#10;AAAAAAAAAAAHAgAAZHJzL2Rvd25yZXYueG1sUEsFBgAAAAADAAMAtwAAAPQCAAAAAA==&#10;">
                  <v:textbox inset=".5mm,,.5mm">
                    <w:txbxContent>
                      <w:p w14:paraId="567A7E2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15" o:spid="_x0000_s1295" style="position:absolute;left:1135;top:560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shape id="Text Box 116" o:spid="_x0000_s129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Xx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9MMbs/EC+TyHwAA//8DAFBLAQItABQABgAIAAAAIQDb4fbL7gAAAIUBAAATAAAAAAAAAAAAAAAA&#10;AAAAAABbQ29udGVudF9UeXBlc10ueG1sUEsBAi0AFAAGAAgAAAAhAFr0LFu/AAAAFQEAAAsAAAAA&#10;AAAAAAAAAAAAHwEAAF9yZWxzLy5yZWxzUEsBAi0AFAAGAAgAAAAhAG6z1fHBAAAA3AAAAA8AAAAA&#10;AAAAAAAAAAAABwIAAGRycy9kb3ducmV2LnhtbFBLBQYAAAAAAwADALcAAAD1AgAAAAA=&#10;">
                  <v:textbox inset=".5mm,,.5mm">
                    <w:txbxContent>
                      <w:p w14:paraId="130B81A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7" o:spid="_x0000_s129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3Bq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">
                  <v:textbox inset=".5mm,,.5mm">
                    <w:txbxContent>
                      <w:p w14:paraId="2C94F65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8" o:spid="_x0000_s129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OQY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y08oxMoOdPAAAA//8DAFBLAQItABQABgAIAAAAIQDb4fbL7gAAAIUBAAATAAAAAAAAAAAA&#10;AAAAAAAAAABbQ29udGVudF9UeXBlc10ueG1sUEsBAi0AFAAGAAgAAAAhAFr0LFu/AAAAFQEAAAsA&#10;AAAAAAAAAAAAAAAAHwEAAF9yZWxzLy5yZWxzUEsBAi0AFAAGAAgAAAAhAHBg5BjEAAAA3AAAAA8A&#10;AAAAAAAAAAAAAAAABwIAAGRycy9kb3ducmV2LnhtbFBLBQYAAAAAAwADALcAAAD4AgAAAAA=&#10;">
                  <v:textbox inset=".5mm,,.5mm">
                    <w:txbxContent>
                      <w:p w14:paraId="791128A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9" o:spid="_x0000_s129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EGD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jOHvmXiBnP0CAAD//wMAUEsBAi0AFAAGAAgAAAAhANvh9svuAAAAhQEAABMAAAAAAAAAAAAAAAAA&#10;AAAAAFtDb250ZW50X1R5cGVzXS54bWxQSwECLQAUAAYACAAAACEAWvQsW78AAAAVAQAACwAAAAAA&#10;AAAAAAAAAAAfAQAAX3JlbHMvLnJlbHNQSwECLQAUAAYACAAAACEAHyxBg8AAAADcAAAADwAAAAAA&#10;AAAAAAAAAAAHAgAAZHJzL2Rvd25yZXYueG1sUEsFBgAAAAADAAMAtwAAAPQCAAAAAA==&#10;">
                  <v:textbox inset=".5mm,,.5mm">
                    <w:txbxContent>
                      <w:p w14:paraId="56BC3C4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0" o:spid="_x0000_s130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iKj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4Ivz8gEev4AAAD//wMAUEsBAi0AFAAGAAgAAAAhANvh9svuAAAAhQEAABMAAAAAAAAAAAAA&#10;AAAAAAAAAFtDb250ZW50X1R5cGVzXS54bWxQSwECLQAUAAYACAAAACEAWvQsW78AAAAVAQAACwAA&#10;AAAAAAAAAAAAAAAfAQAAX3JlbHMvLnJlbHNQSwECLQAUAAYACAAAACEAQHoio8MAAADcAAAADwAA&#10;AAAAAAAAAAAAAAAHAgAAZHJzL2Rvd25yZXYueG1sUEsFBgAAAAADAAMAtwAAAPcCAAAAAA==&#10;">
                  <v:textbox inset=".5mm,,.5mm">
                    <w:txbxContent>
                      <w:p w14:paraId="3BF2698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1" o:spid="_x0000_s130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c4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ekc/p+JF8jVDQAA//8DAFBLAQItABQABgAIAAAAIQDb4fbL7gAAAIUBAAATAAAAAAAAAAAAAAAA&#10;AAAAAABbQ29udGVudF9UeXBlc10ueG1sUEsBAi0AFAAGAAgAAAAhAFr0LFu/AAAAFQEAAAsAAAAA&#10;AAAAAAAAAAAAHwEAAF9yZWxzLy5yZWxzUEsBAi0AFAAGAAgAAAAhAC82hzjBAAAA3AAAAA8AAAAA&#10;AAAAAAAAAAAABwIAAGRycy9kb3ducmV2LnhtbFBLBQYAAAAAAwADALcAAAD1AgAAAAA=&#10;">
                  <v:textbox inset=".5mm,,.5mm">
                    <w:txbxContent>
                      <w:p w14:paraId="2636A27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2" o:spid="_x0000_s130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">
                  <v:textbox inset=".5mm,,.5mm">
                    <w:txbxContent>
                      <w:p w14:paraId="280FDD1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3" o:spid="_x0000_s130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LzU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sKi81MAAAADcAAAADwAAAAAA&#10;AAAAAAAAAAAHAgAAZHJzL2Rvd25yZXYueG1sUEsFBgAAAAADAAMAtwAAAPQCAAAAAA==&#10;">
                  <v:textbox inset=".5mm,,.5mm">
                    <w:txbxContent>
                      <w:p w14:paraId="7C832EE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4" o:spid="_x0000_s130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SSg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P0EkoMAAAADcAAAADwAAAAAA&#10;AAAAAAAAAAAHAgAAZHJzL2Rvd25yZXYueG1sUEsFBgAAAAADAAMAtwAAAPQCAAAAAA==&#10;">
                  <v:textbox inset=".5mm,,.5mm">
                    <w:txbxContent>
                      <w:p w14:paraId="76E187C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5" o:spid="_x0000_s130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E7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8QR+n4kXyOUbAAD//wMAUEsBAi0AFAAGAAgAAAAhANvh9svuAAAAhQEAABMAAAAAAAAAAAAAAAAA&#10;AAAAAFtDb250ZW50X1R5cGVzXS54bWxQSwECLQAUAAYACAAAACEAWvQsW78AAAAVAQAACwAAAAAA&#10;AAAAAAAAAAAfAQAAX3JlbHMvLnJlbHNQSwECLQAUAAYACAAAACEAUA2BO8AAAADcAAAADwAAAAAA&#10;AAAAAAAAAAAHAgAAZHJzL2Rvd25yZXYueG1sUEsFBgAAAAADAAMAtwAAAPQCAAAAAA==&#10;">
                  <v:textbox inset=".5mm,,.5mm">
                    <w:txbxContent>
                      <w:p w14:paraId="0F5A620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26" o:spid="_x0000_s1306" style="position:absolute;left:1134;top:606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<v:shape id="Text Box 127" o:spid="_x0000_s130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7rX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Oof3M/ECuX4BAAD//wMAUEsBAi0AFAAGAAgAAAAhANvh9svuAAAAhQEAABMAAAAAAAAAAAAAAAAA&#10;AAAAAFtDb250ZW50X1R5cGVzXS54bWxQSwECLQAUAAYACAAAACEAWvQsW78AAAAVAQAACwAAAAAA&#10;AAAAAAAAAAAfAQAAX3JlbHMvLnJlbHNQSwECLQAUAAYACAAAACEAz5O618AAAADcAAAADwAAAAAA&#10;AAAAAAAAAAAHAgAAZHJzL2Rvd25yZXYueG1sUEsFBgAAAAADAAMAtwAAAPQCAAAAAA==&#10;">
                  <v:textbox inset=".5mm,,.5mm">
                    <w:txbxContent>
                      <w:p w14:paraId="36C1BCF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8" o:spid="_x0000_s130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C6l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0Irz8gEev4AAAD//wMAUEsBAi0AFAAGAAgAAAAhANvh9svuAAAAhQEAABMAAAAAAAAAAAAA&#10;AAAAAAAAAFtDb250ZW50X1R5cGVzXS54bWxQSwECLQAUAAYACAAAACEAWvQsW78AAAAVAQAACwAA&#10;AAAAAAAAAAAAAAAfAQAAX3JlbHMvLnJlbHNQSwECLQAUAAYACAAAACEAvgwupcMAAADcAAAADwAA&#10;AAAAAAAAAAAAAAAHAgAAZHJzL2Rvd25yZXYueG1sUEsFBgAAAAADAAMAtwAAAPcCAAAAAA==&#10;">
                  <v:textbox inset=".5mm,,.5mm">
                    <w:txbxContent>
                      <w:p w14:paraId="1775EF5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9" o:spid="_x0000_s130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">
                  <v:textbox inset=".5mm,,.5mm">
                    <w:txbxContent>
                      <w:p w14:paraId="4589272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0" o:spid="_x0000_s131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7R+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MWjtH7EAAAA3AAAAA8A&#10;AAAAAAAAAAAAAAAABwIAAGRycy9kb3ducmV2LnhtbFBLBQYAAAAAAwADALcAAAD4AgAAAAA=&#10;">
                  <v:textbox inset=".5mm,,.5mm">
                    <w:txbxContent>
                      <w:p w14:paraId="2D2E2B5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1" o:spid="_x0000_s131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xHl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qu8R5cAAAADcAAAADwAAAAAA&#10;AAAAAAAAAAAHAgAAZHJzL2Rvd25yZXYueG1sUEsFBgAAAAADAAMAtwAAAPQCAAAAAA==&#10;">
                  <v:textbox inset=".5mm,,.5mm">
                    <w:txbxContent>
                      <w:p w14:paraId="679C18A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2" o:spid="_x0000_s131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Y+S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Wj2PksAAAADcAAAADwAAAAAA&#10;AAAAAAAAAAAHAgAAZHJzL2Rvd25yZXYueG1sUEsFBgAAAAADAAMAtwAAAPQCAAAAAA==&#10;">
                  <v:textbox inset=".5mm,,.5mm">
                    <w:txbxContent>
                      <w:p w14:paraId="0383BE8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3" o:spid="_x0000_s131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SoJwAAAANwAAAAPAAAAZHJzL2Rvd25yZXYueG1sRE9Li8Iw&#10;EL4v+B/CCN7WVIV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NXEqCcAAAADcAAAADwAAAAAA&#10;AAAAAAAAAAAHAgAAZHJzL2Rvd25yZXYueG1sUEsFBgAAAAADAAMAtwAAAPQCAAAAAA==&#10;">
                  <v:textbox inset=".5mm,,.5mm">
                    <w:txbxContent>
                      <w:p w14:paraId="4DDA80E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4" o:spid="_x0000_s131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LJ9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LqYsn3BAAAA3AAAAA8AAAAA&#10;AAAAAAAAAAAABwIAAGRycy9kb3ducmV2LnhtbFBLBQYAAAAAAwADALcAAAD1AgAAAAA=&#10;">
                  <v:textbox inset=".5mm,,.5mm">
                    <w:txbxContent>
                      <w:p w14:paraId="5C1FA1B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5" o:spid="_x0000_s131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Bfm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NXUF+bBAAAA3AAAAA8AAAAA&#10;AAAAAAAAAAAABwIAAGRycy9kb3ducmV2LnhtbFBLBQYAAAAAAwADALcAAAD1AgAAAAA=&#10;">
                  <v:textbox inset=".5mm,,.5mm">
                    <w:txbxContent>
                      <w:p w14:paraId="17FD48B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6" o:spid="_x0000_s131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omR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AlBomRwgAAANwAAAAPAAAA&#10;AAAAAAAAAAAAAAcCAABkcnMvZG93bnJldi54bWxQSwUGAAAAAAMAAwC3AAAA9gIAAAAA&#10;">
                  <v:textbox inset=".5mm,,.5mm">
                    <w:txbxContent>
                      <w:p w14:paraId="5A32FAF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37" o:spid="_x0000_s1317" style="position:absolute;left:1135;top:651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shape id="Text Box 138" o:spid="_x0000_s131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bh4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DvVuHjEAAAA3AAAAA8A&#10;AAAAAAAAAAAAAAAABwIAAGRycy9kb3ducmV2LnhtbFBLBQYAAAAAAwADALcAAAD4AgAAAAA=&#10;">
                  <v:textbox inset=".5mm,,.5mm">
                    <w:txbxContent>
                      <w:p w14:paraId="3D7DB81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9" o:spid="_x0000_s131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3j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FSZHePBAAAA3AAAAA8AAAAA&#10;AAAAAAAAAAAABwIAAGRycy9kb3ducmV2LnhtbFBLBQYAAAAAAwADALcAAAD1AgAAAAA=&#10;">
                  <v:textbox inset=".5mm,,.5mm">
                    <w:txbxContent>
                      <w:p w14:paraId="4B0F347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0" o:spid="_x0000_s132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cDxAAAANwAAAAPAAAAZHJzL2Rvd25yZXYueG1sRI9Pa8JA&#10;EMXvBb/DMoK3urFI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J2lxwPEAAAA3AAAAA8A&#10;AAAAAAAAAAAAAAAABwIAAGRycy9kb3ducmV2LnhtbFBLBQYAAAAAAwADALcAAAD4AgAAAAA=&#10;">
                  <v:textbox inset=".5mm,,.5mm">
                    <w:txbxContent>
                      <w:p w14:paraId="7F1FD38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1" o:spid="_x0000_s132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WKY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8ulimMAAAADcAAAADwAAAAAA&#10;AAAAAAAAAAAHAgAAZHJzL2Rvd25yZXYueG1sUEsFBgAAAAADAAMAtwAAAPQCAAAAAA==&#10;">
                  <v:textbox inset=".5mm,,.5mm">
                    <w:txbxContent>
                      <w:p w14:paraId="1BD4948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2" o:spid="_x0000_s132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zv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Ajv878AAAADcAAAADwAAAAAA&#10;AAAAAAAAAAAHAgAAZHJzL2Rvd25yZXYueG1sUEsFBgAAAAADAAMAtwAAAPQCAAAAAA==&#10;">
                  <v:textbox inset=".5mm,,.5mm">
                    <w:txbxContent>
                      <w:p w14:paraId="7169082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3" o:spid="_x0000_s132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1l0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13WXTBAAAA3AAAAA8AAAAA&#10;AAAAAAAAAAAABwIAAGRycy9kb3ducmV2LnhtbFBLBQYAAAAAAwADALcAAAD1AgAAAAA=&#10;">
                  <v:textbox inset=".5mm,,.5mm">
                    <w:txbxContent>
                      <w:p w14:paraId="238099A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4" o:spid="_x0000_s132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sEAwAAAANwAAAAPAAAAZHJzL2Rvd25yZXYueG1sRE9Li8Iw&#10;EL4v+B/CCN7WVJ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4p7BAMAAAADcAAAADwAAAAAA&#10;AAAAAAAAAAAHAgAAZHJzL2Rvd25yZXYueG1sUEsFBgAAAAADAAMAtwAAAPQCAAAAAA==&#10;">
                  <v:textbox inset=".5mm,,.5mm">
                    <w:txbxContent>
                      <w:p w14:paraId="6547CF1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5" o:spid="_x0000_s132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mSb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I3SZJvBAAAA3AAAAA8AAAAA&#10;AAAAAAAAAAAABwIAAGRycy9kb3ducmV2LnhtbFBLBQYAAAAAAwADALcAAAD1AgAAAAA=&#10;">
                  <v:textbox inset=".5mm,,.5mm">
                    <w:txbxContent>
                      <w:p w14:paraId="01C854A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6" o:spid="_x0000_s132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Prs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B9APrswgAAANwAAAAPAAAA&#10;AAAAAAAAAAAAAAcCAABkcnMvZG93bnJldi54bWxQSwUGAAAAAAMAAwC3AAAA9gIAAAAA&#10;">
                  <v:textbox inset=".5mm,,.5mm">
                    <w:txbxContent>
                      <w:p w14:paraId="0524B77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7" o:spid="_x0000_s132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93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ASTF93wgAAANwAAAAPAAAA&#10;AAAAAAAAAAAAAAcCAABkcnMvZG93bnJldi54bWxQSwUGAAAAAAMAAwC3AAAA9gIAAAAA&#10;">
                  <v:textbox inset=".5mm,,.5mm">
                    <w:txbxContent>
                      <w:p w14:paraId="59E5F08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48" o:spid="_x0000_s1328" style="position:absolute;left:1134;top:698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Text Box 149" o:spid="_x0000_s132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6e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Ayfbp7BAAAA3AAAAA8AAAAA&#10;AAAAAAAAAAAABwIAAGRycy9kb3ducmV2LnhtbFBLBQYAAAAAAwADALcAAAD1AgAAAAA=&#10;">
                  <v:textbox inset=".5mm,,.5mm">
                    <w:txbxContent>
                      <w:p w14:paraId="1DB4BE2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0" o:spid="_x0000_s133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He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Bh8Ud7EAAAA3AAAAA8A&#10;AAAAAAAAAAAAAAAABwIAAGRycy9kb3ducmV2LnhtbFBLBQYAAAAAAwADALcAAAD4AgAAAAA=&#10;">
                  <v:textbox inset=".5mm,,.5mm">
                    <w:txbxContent>
                      <w:p w14:paraId="2B44FC4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1" o:spid="_x0000_s133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PRFwAAAANwAAAAPAAAAZHJzL2Rvd25yZXYueG1sRE9Li8Iw&#10;EL4v+B/CCN7W1AVX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dzD0RcAAAADcAAAADwAAAAAA&#10;AAAAAAAAAAAHAgAAZHJzL2Rvd25yZXYueG1sUEsFBgAAAAADAAMAtwAAAPQCAAAAAA==&#10;">
                  <v:textbox inset=".5mm,,.5mm">
                    <w:txbxContent>
                      <w:p w14:paraId="4B2C0D6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2" o:spid="_x0000_s133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moy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yRh+n4kXyOUbAAD//wMAUEsBAi0AFAAGAAgAAAAhANvh9svuAAAAhQEAABMAAAAAAAAAAAAAAAAA&#10;AAAAAFtDb250ZW50X1R5cGVzXS54bWxQSwECLQAUAAYACAAAACEAWvQsW78AAAAVAQAACwAAAAAA&#10;AAAAAAAAAAAfAQAAX3JlbHMvLnJlbHNQSwECLQAUAAYACAAAACEAh+JqMsAAAADcAAAADwAAAAAA&#10;AAAAAAAAAAAHAgAAZHJzL2Rvd25yZXYueG1sUEsFBgAAAAADAAMAtwAAAPQCAAAAAA==&#10;">
                  <v:textbox inset=".5mm,,.5mm">
                    <w:txbxContent>
                      <w:p w14:paraId="6B9AE80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3" o:spid="_x0000_s133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+p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Oiuz6nBAAAA3AAAAA8AAAAA&#10;AAAAAAAAAAAABwIAAGRycy9kb3ducmV2LnhtbFBLBQYAAAAAAwADALcAAAD1AgAAAAA=&#10;">
                  <v:textbox inset=".5mm,,.5mm">
                    <w:txbxContent>
                      <w:p w14:paraId="4BB3674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4" o:spid="_x0000_s133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fd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dHV93BAAAA3AAAAA8AAAAA&#10;AAAAAAAAAAAABwIAAGRycy9kb3ducmV2LnhtbFBLBQYAAAAAAwADALcAAAD1AgAAAAA=&#10;">
                  <v:textbox inset=".5mm,,.5mm">
                    <w:txbxContent>
                      <w:p w14:paraId="47A4B82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5" o:spid="_x0000_s133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JGwAAAANwAAAAPAAAAZHJzL2Rvd25yZXYueG1sRE9Li8Iw&#10;EL4v+B/CCN7WVM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CAvyRsAAAADcAAAADwAAAAAA&#10;AAAAAAAAAAAHAgAAZHJzL2Rvd25yZXYueG1sUEsFBgAAAAADAAMAtwAAAPQCAAAAAA==&#10;">
                  <v:textbox inset=".5mm,,.5mm">
                    <w:txbxContent>
                      <w:p w14:paraId="6E16C99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6" o:spid="_x0000_s133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Wwx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D42WwxwgAAANwAAAAPAAAA&#10;AAAAAAAAAAAAAAcCAABkcnMvZG93bnJldi54bWxQSwUGAAAAAAMAAwC3AAAA9gIAAAAA&#10;">
                  <v:textbox inset=".5mm,,.5mm">
                    <w:txbxContent>
                      <w:p w14:paraId="71E8DE9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7" o:spid="_x0000_s133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mq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CXlcmqwgAAANwAAAAPAAAA&#10;AAAAAAAAAAAAAAcCAABkcnMvZG93bnJldi54bWxQSwUGAAAAAAMAAwC3AAAA9gIAAAAA&#10;">
                  <v:textbox inset=".5mm,,.5mm">
                    <w:txbxContent>
                      <w:p w14:paraId="3066002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8" o:spid="_x0000_s133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l3Y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OYKXdjEAAAA3AAAAA8A&#10;AAAAAAAAAAAAAAAABwIAAGRycy9kb3ducmV2LnhtbFBLBQYAAAAAAwADALcAAAD4AgAAAAA=&#10;">
                  <v:textbox inset=".5mm,,.5mm">
                    <w:txbxContent>
                      <w:p w14:paraId="2FC87FA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59" o:spid="_x0000_s1339" style="position:absolute;left:1135;top:743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shape id="Text Box 160" o:spid="_x0000_s134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tj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4Ivz8gEev4EAAD//wMAUEsBAi0AFAAGAAgAAAAhANvh9svuAAAAhQEAABMAAAAAAAAAAAAA&#10;AAAAAAAAAFtDb250ZW50X1R5cGVzXS54bWxQSwECLQAUAAYACAAAACEAWvQsW78AAAAVAQAACwAA&#10;AAAAAAAAAAAAAAAfAQAAX3JlbHMvLnJlbHNQSwECLQAUAAYACAAAACEA1hCbY8MAAADcAAAADwAA&#10;AAAAAAAAAAAAAAAHAgAAZHJzL2Rvd25yZXYueG1sUEsFBgAAAAADAAMAtwAAAPcCAAAAAA==&#10;">
                  <v:textbox inset=".5mm,,.5mm">
                    <w:txbxContent>
                      <w:p w14:paraId="050C33E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1" o:spid="_x0000_s134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74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7MUbs/EC+TyHwAA//8DAFBLAQItABQABgAIAAAAIQDb4fbL7gAAAIUBAAATAAAAAAAAAAAAAAAA&#10;AAAAAABbQ29udGVudF9UeXBlc10ueG1sUEsBAi0AFAAGAAgAAAAhAFr0LFu/AAAAFQEAAAsAAAAA&#10;AAAAAAAAAAAAHwEAAF9yZWxzLy5yZWxzUEsBAi0AFAAGAAgAAAAhALlcPvjBAAAA3AAAAA8AAAAA&#10;AAAAAAAAAAAABwIAAGRycy9kb3ducmV2LnhtbFBLBQYAAAAAAwADALcAAAD1AgAAAAA=&#10;">
                  <v:textbox inset=".5mm,,.5mm">
                    <w:txbxContent>
                      <w:p w14:paraId="7F43E04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2" o:spid="_x0000_s134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">
                  <v:textbox inset=".5mm,,.5mm">
                    <w:txbxContent>
                      <w:p w14:paraId="32F309F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3" o:spid="_x0000_s134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UU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AmwgUUwgAAANwAAAAPAAAA&#10;AAAAAAAAAAAAAAcCAABkcnMvZG93bnJldi54bWxQSwUGAAAAAAMAAwC3AAAA9gIAAAAA&#10;">
                  <v:textbox inset=".5mm,,.5mm">
                    <w:txbxContent>
                      <w:p w14:paraId="1AF7D83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4" o:spid="_x0000_s134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1g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CpK51gwgAAANwAAAAPAAAA&#10;AAAAAAAAAAAAAAcCAABkcnMvZG93bnJldi54bWxQSwUGAAAAAAMAAwC3AAAA9gIAAAAA&#10;">
                  <v:textbox inset=".5mm,,.5mm">
                    <w:txbxContent>
                      <w:p w14:paraId="7666B59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5" o:spid="_x0000_s134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zj7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DGZzj7wgAAANwAAAAPAAAA&#10;AAAAAAAAAAAAAAcCAABkcnMvZG93bnJldi54bWxQSwUGAAAAAAMAAwC3AAAA9gIAAAAA&#10;">
                  <v:textbox inset=".5mm,,.5mm">
                    <w:txbxContent>
                      <w:p w14:paraId="1AD4959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6" o:spid="_x0000_s134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">
                  <v:textbox inset=".5mm,,.5mm">
                    <w:txbxContent>
                      <w:p w14:paraId="78FFB5D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7" o:spid="_x0000_s134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MX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MoXnM/ECuXgAAAD//wMAUEsBAi0AFAAGAAgAAAAhANvh9svuAAAAhQEAABMAAAAAAAAAAAAAAAAA&#10;AAAAAFtDb250ZW50X1R5cGVzXS54bWxQSwECLQAUAAYACAAAACEAWvQsW78AAAAVAQAACwAAAAAA&#10;AAAAAAAAAAAfAQAAX3JlbHMvLnJlbHNQSwECLQAUAAYACAAAACEAWfkDF8AAAADcAAAADwAAAAAA&#10;AAAAAAAAAAAHAgAAZHJzL2Rvd25yZXYueG1sUEsFBgAAAAADAAMAtwAAAPQCAAAAAA==&#10;">
                  <v:textbox inset=".5mm,,.5mm">
                    <w:txbxContent>
                      <w:p w14:paraId="65F0E5C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8" o:spid="_x0000_s134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pdl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0Irz8gEev4EAAD//wMAUEsBAi0AFAAGAAgAAAAhANvh9svuAAAAhQEAABMAAAAAAAAAAAAA&#10;AAAAAAAAAFtDb250ZW50X1R5cGVzXS54bWxQSwECLQAUAAYACAAAACEAWvQsW78AAAAVAQAACwAA&#10;AAAAAAAAAAAAAAAfAQAAX3JlbHMvLnJlbHNQSwECLQAUAAYACAAAACEAKGaXZcMAAADcAAAADwAA&#10;AAAAAAAAAAAAAAAHAgAAZHJzL2Rvd25yZXYueG1sUEsFBgAAAAADAAMAtwAAAPcCAAAAAA==&#10;">
                  <v:textbox inset=".5mm,,.5mm">
                    <w:txbxContent>
                      <w:p w14:paraId="31F2AD0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9" o:spid="_x0000_s134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jL+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aAK/z8QL5PwHAAD//wMAUEsBAi0AFAAGAAgAAAAhANvh9svuAAAAhQEAABMAAAAAAAAAAAAAAAAA&#10;AAAAAFtDb250ZW50X1R5cGVzXS54bWxQSwECLQAUAAYACAAAACEAWvQsW78AAAAVAQAACwAAAAAA&#10;AAAAAAAAAAAfAQAAX3JlbHMvLnJlbHNQSwECLQAUAAYACAAAACEARyoy/sAAAADcAAAADwAAAAAA&#10;AAAAAAAAAAAHAgAAZHJzL2Rvd25yZXYueG1sUEsFBgAAAAADAAMAtwAAAPQCAAAAAA==&#10;">
                  <v:textbox inset=".5mm,,.5mm">
                    <w:txbxContent>
                      <w:p w14:paraId="7C0362E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70" o:spid="_x0000_s1350" style="position:absolute;left:1135;top:788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<v:shape id="Text Box 171" o:spid="_x0000_s135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agl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">
                  <v:textbox inset=".5mm,,.5mm">
                    <w:txbxContent>
                      <w:p w14:paraId="7267715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2" o:spid="_x0000_s135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zZS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PoX3M/ECuX4BAAD//wMAUEsBAi0AFAAGAAgAAAAhANvh9svuAAAAhQEAABMAAAAAAAAAAAAAAAAA&#10;AAAAAFtDb250ZW50X1R5cGVzXS54bWxQSwECLQAUAAYACAAAACEAWvQsW78AAAAVAQAACwAAAAAA&#10;AAAAAAAAAAAfAQAAX3JlbHMvLnJlbHNQSwECLQAUAAYACAAAACEAzFc2UsAAAADcAAAADwAAAAAA&#10;AAAAAAAAAAAHAgAAZHJzL2Rvd25yZXYueG1sUEsFBgAAAAADAAMAtwAAAPQCAAAAAA==&#10;">
                  <v:textbox inset=".5mm,,.5mm">
                    <w:txbxContent>
                      <w:p w14:paraId="56A0BB3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3" o:spid="_x0000_s135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5PJwgAAANwAAAAPAAAAZHJzL2Rvd25yZXYueG1sRE9La8JA&#10;EL4L/Q/LCL3pxhZ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CjG5PJwgAAANwAAAAPAAAA&#10;AAAAAAAAAAAAAAcCAABkcnMvZG93bnJldi54bWxQSwUGAAAAAAMAAwC3AAAA9gIAAAAA&#10;">
                  <v:textbox inset=".5mm,,.5mm">
                    <w:txbxContent>
                      <w:p w14:paraId="42AD441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4" o:spid="_x0000_s135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u9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As8gu9wgAAANwAAAAPAAAA&#10;AAAAAAAAAAAAAAcCAABkcnMvZG93bnJldi54bWxQSwUGAAAAAAMAAwC3AAAA9gIAAAAA&#10;">
                  <v:textbox inset=".5mm,,.5mm">
                    <w:txbxContent>
                      <w:p w14:paraId="321A786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5" o:spid="_x0000_s135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4m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BDvq4mwgAAANwAAAAPAAAA&#10;AAAAAAAAAAAAAAcCAABkcnMvZG93bnJldi54bWxQSwUGAAAAAAMAAwC3AAAA9gIAAAAA&#10;">
                  <v:textbox inset=".5mm,,.5mm">
                    <w:txbxContent>
                      <w:p w14:paraId="37D4AE8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6" o:spid="_x0000_s135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DBR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OoHnM/ECuXgAAAD//wMAUEsBAi0AFAAGAAgAAAAhANvh9svuAAAAhQEAABMAAAAAAAAAAAAAAAAA&#10;AAAAAFtDb250ZW50X1R5cGVzXS54bWxQSwECLQAUAAYACAAAACEAWvQsW78AAAAVAQAACwAAAAAA&#10;AAAAAAAAAAAfAQAAX3JlbHMvLnJlbHNQSwECLQAUAAYACAAAACEAs2wwUcAAAADcAAAADwAAAAAA&#10;AAAAAAAAAAAHAgAAZHJzL2Rvd25yZXYueG1sUEsFBgAAAAADAAMAtwAAAPQCAAAAAA==&#10;">
                  <v:textbox inset=".5mm,,.5mm">
                    <w:txbxContent>
                      <w:p w14:paraId="086776C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7" o:spid="_x0000_s135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">
                  <v:textbox inset=".5mm,,.5mm">
                    <w:txbxContent>
                      <w:p w14:paraId="3BCBA80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8" o:spid="_x0000_s135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">
                  <v:textbox inset=".5mm,,.5mm">
                    <w:txbxContent>
                      <w:p w14:paraId="1ED480F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9" o:spid="_x0000_s135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6Qj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">
                  <v:textbox inset=".5mm,,.5mm">
                    <w:txbxContent>
                      <w:p w14:paraId="1E26DFF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0" o:spid="_x0000_s136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2Z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8GXZ2QCPfsHAAD//wMAUEsBAi0AFAAGAAgAAAAhANvh9svuAAAAhQEAABMAAAAAAAAAAAAA&#10;AAAAAAAAAFtDb250ZW50X1R5cGVzXS54bWxQSwECLQAUAAYACAAAACEAWvQsW78AAAAVAQAACwAA&#10;AAAAAAAAAAAAAAAfAQAAX3JlbHMvLnJlbHNQSwECLQAUAAYACAAAACEAZhx9mcMAAADcAAAADwAA&#10;AAAAAAAAAAAAAAAHAgAAZHJzL2Rvd25yZXYueG1sUEsFBgAAAAADAAMAtwAAAPcCAAAAAA==&#10;">
                  <v:textbox inset=".5mm,,.5mm">
                    <w:txbxContent>
                      <w:p w14:paraId="7AB8A50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81" o:spid="_x0000_s1361" style="position:absolute;left:1134;top:833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<v:shape id="Text Box 182" o:spid="_x0000_s136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">
                  <v:textbox inset=".5mm,,.5mm">
                    <w:txbxContent>
                      <w:p w14:paraId="7719F35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3" o:spid="_x0000_s136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uPuwgAAANwAAAAPAAAAZHJzL2Rvd25yZXYueG1sRE9La8JA&#10;EL4X/A/LCL3VTVtQ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CWzuPuwgAAANwAAAAPAAAA&#10;AAAAAAAAAAAAAAcCAABkcnMvZG93bnJldi54bWxQSwUGAAAAAAMAAwC3AAAA9gIAAAAA&#10;">
                  <v:textbox inset=".5mm,,.5mm">
                    <w:txbxContent>
                      <w:p w14:paraId="54490D9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4" o:spid="_x0000_s136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3uawgAAANwAAAAPAAAAZHJzL2Rvd25yZXYueG1sRE9La8JA&#10;EL4X/A/LCL3VTUtR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AZJ3uawgAAANwAAAAPAAAA&#10;AAAAAAAAAAAAAAcCAABkcnMvZG93bnJldi54bWxQSwUGAAAAAAMAAwC3AAAA9gIAAAAA&#10;">
                  <v:textbox inset=".5mm,,.5mm">
                    <w:txbxContent>
                      <w:p w14:paraId="016189D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5" o:spid="_x0000_s136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94BwgAAANwAAAAPAAAAZHJzL2Rvd25yZXYueG1sRE9La8JA&#10;EL4X/A/LCL3VTQtV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B2a94BwgAAANwAAAAPAAAA&#10;AAAAAAAAAAAAAAcCAABkcnMvZG93bnJldi54bWxQSwUGAAAAAAMAAwC3AAAA9gIAAAAA&#10;">
                  <v:textbox inset=".5mm,,.5mm">
                    <w:txbxContent>
                      <w:p w14:paraId="5FAEE08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6" o:spid="_x0000_s136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">
                  <v:textbox inset=".5mm,,.5mm">
                    <w:txbxContent>
                      <w:p w14:paraId="3C55B29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7" o:spid="_x0000_s136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">
                  <v:textbox inset=".5mm,,.5mm">
                    <w:txbxContent>
                      <w:p w14:paraId="3C2A61F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8" o:spid="_x0000_s136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Gf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6GVZ2QCPfsHAAD//wMAUEsBAi0AFAAGAAgAAAAhANvh9svuAAAAhQEAABMAAAAAAAAAAAAA&#10;AAAAAAAAAFtDb250ZW50X1R5cGVzXS54bWxQSwECLQAUAAYACAAAACEAWvQsW78AAAAVAQAACwAA&#10;AAAAAAAAAAAAAAAfAQAAX3JlbHMvLnJlbHNQSwECLQAUAAYACAAAACEAmGpxn8MAAADcAAAADwAA&#10;AAAAAAAAAAAAAAAHAgAAZHJzL2Rvd25yZXYueG1sUEsFBgAAAAADAAMAtwAAAPcCAAAAAA==&#10;">
                  <v:textbox inset=".5mm,,.5mm">
                    <w:txbxContent>
                      <w:p w14:paraId="1D9F57A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9" o:spid="_x0000_s136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">
                  <v:textbox inset=".5mm,,.5mm">
                    <w:txbxContent>
                      <w:p w14:paraId="6226222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0" o:spid="_x0000_s137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tE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gyzMygV78AgAA//8DAFBLAQItABQABgAIAAAAIQDb4fbL7gAAAIUBAAATAAAAAAAAAAAA&#10;AAAAAAAAAABbQ29udGVudF9UeXBlc10ueG1sUEsBAi0AFAAGAAgAAAAhAFr0LFu/AAAAFQEAAAsA&#10;AAAAAAAAAAAAAAAAHwEAAF9yZWxzLy5yZWxzUEsBAi0AFAAGAAgAAAAhAOPF60TEAAAA3AAAAA8A&#10;AAAAAAAAAAAAAAAABwIAAGRycy9kb3ducmV2LnhtbFBLBQYAAAAAAwADALcAAAD4AgAAAAA=&#10;">
                  <v:textbox inset=".5mm,,.5mm">
                    <w:txbxContent>
                      <w:p w14:paraId="7350791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1" o:spid="_x0000_s137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7f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D+DvmXiBnP0CAAD//wMAUEsBAi0AFAAGAAgAAAAhANvh9svuAAAAhQEAABMAAAAAAAAAAAAAAAAA&#10;AAAAAFtDb250ZW50X1R5cGVzXS54bWxQSwECLQAUAAYACAAAACEAWvQsW78AAAAVAQAACwAAAAAA&#10;AAAAAAAAAAAfAQAAX3JlbHMvLnJlbHNQSwECLQAUAAYACAAAACEAjIlO38AAAADcAAAADwAAAAAA&#10;AAAAAAAAAAAHAgAAZHJzL2Rvd25yZXYueG1sUEsFBgAAAAADAAMAtwAAAPQCAAAAAA==&#10;">
                  <v:textbox inset=".5mm,,.5mm">
                    <w:txbxContent>
                      <w:p w14:paraId="42AA682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92" o:spid="_x0000_s1372" style="position:absolute;left:1135;top:879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shape id="Text Box 193" o:spid="_x0000_s137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3Uz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BMXdTPBAAAA3AAAAA8AAAAA&#10;AAAAAAAAAAAABwIAAGRycy9kb3ducmV2LnhtbFBLBQYAAAAAAwADALcAAAD1AgAAAAA=&#10;">
                  <v:textbox inset=".5mm,,.5mm">
                    <w:txbxContent>
                      <w:p w14:paraId="4D1AC59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4" o:spid="_x0000_s137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1H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Jz+7UfBAAAA3AAAAA8AAAAA&#10;AAAAAAAAAAAABwIAAGRycy9kb3ducmV2LnhtbFBLBQYAAAAAAwADALcAAAD1AgAAAAA=&#10;">
                  <v:textbox inset=".5mm,,.5mm">
                    <w:txbxContent>
                      <w:p w14:paraId="07B88E0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5" o:spid="_x0000_s137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kjcwQAAANwAAAAPAAAAZHJzL2Rvd25yZXYueG1sRE9Ni8Iw&#10;EL0L/ocwC3vTdIXV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POySNzBAAAA3AAAAA8AAAAA&#10;AAAAAAAAAAAABwIAAGRycy9kb3ducmV2LnhtbFBLBQYAAAAAAwADALcAAAD1AgAAAAA=&#10;">
                  <v:textbox inset=".5mm,,.5mm">
                    <w:txbxContent>
                      <w:p w14:paraId="1DA8304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6" o:spid="_x0000_s137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Nar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ZAS/z8QL5PwHAAD//wMAUEsBAi0AFAAGAAgAAAAhANvh9svuAAAAhQEAABMAAAAAAAAAAAAAAAAA&#10;AAAAAFtDb250ZW50X1R5cGVzXS54bWxQSwECLQAUAAYACAAAACEAWvQsW78AAAAVAQAACwAAAAAA&#10;AAAAAAAAAAAfAQAAX3JlbHMvLnJlbHNQSwECLQAUAAYACAAAACEAA2DWq8AAAADcAAAADwAAAAAA&#10;AAAAAAAAAAAHAgAAZHJzL2Rvd25yZXYueG1sUEsFBgAAAAADAAMAtwAAAPQCAAAAAA==&#10;">
                  <v:textbox inset=".5mm,,.5mm">
                    <w:txbxContent>
                      <w:p w14:paraId="452C288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7" o:spid="_x0000_s137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Mw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">
                  <v:textbox inset=".5mm,,.5mm">
                    <w:txbxContent>
                      <w:p w14:paraId="432D4AD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8" o:spid="_x0000_s137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+dC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QyjMygV78AgAA//8DAFBLAQItABQABgAIAAAAIQDb4fbL7gAAAIUBAAATAAAAAAAAAAAA&#10;AAAAAAAAAABbQ29udGVudF9UeXBlc10ueG1sUEsBAi0AFAAGAAgAAAAhAFr0LFu/AAAAFQEAAAsA&#10;AAAAAAAAAAAAAAAAHwEAAF9yZWxzLy5yZWxzUEsBAi0AFAAGAAgAAAAhAB2z50LEAAAA3AAAAA8A&#10;AAAAAAAAAAAAAAAABwIAAGRycy9kb3ducmV2LnhtbFBLBQYAAAAAAwADALcAAAD4AgAAAAA=&#10;">
                  <v:textbox inset=".5mm,,.5mm">
                    <w:txbxContent>
                      <w:p w14:paraId="31A9109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9" o:spid="_x0000_s137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">
                  <v:textbox inset=".5mm,,.5mm">
                    <w:txbxContent>
                      <w:p w14:paraId="7A105C3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0" o:spid="_x0000_s138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">
                  <v:textbox inset=".5mm,,.5mm">
                    <w:txbxContent>
                      <w:p w14:paraId="086FC7A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1" o:spid="_x0000_s138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">
                  <v:textbox inset=".5mm,,.5mm">
                    <w:txbxContent>
                      <w:p w14:paraId="23DC9AB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2" o:spid="_x0000_s138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CRTwwAAANw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fB7Jh0BufgBAAD//wMAUEsBAi0AFAAGAAgAAAAhANvh9svuAAAAhQEAABMAAAAAAAAAAAAA&#10;AAAAAAAAAFtDb250ZW50X1R5cGVzXS54bWxQSwECLQAUAAYACAAAACEAWvQsW78AAAAVAQAACwAA&#10;AAAAAAAAAAAAAAAfAQAAX3JlbHMvLnJlbHNQSwECLQAUAAYACAAAACEAT3QkU8MAAADcAAAADwAA&#10;AAAAAAAAAAAAAAAHAgAAZHJzL2Rvd25yZXYueG1sUEsFBgAAAAADAAMAtwAAAPcCAAAAAA==&#10;">
                  <v:textbox inset=".5mm,,.5mm">
                    <w:txbxContent>
                      <w:p w14:paraId="3B1FB0E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03" o:spid="_x0000_s1383" style="position:absolute;left:1135;top:924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<v:shape id="Text Box 204" o:spid="_x0000_s138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Rm8wwAAANwAAAAPAAAAZHJzL2Rvd25yZXYueG1sRI9bawIx&#10;FITfC/6HcIS+1USR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r9EZvMMAAADcAAAADwAA&#10;AAAAAAAAAAAAAAAHAgAAZHJzL2Rvd25yZXYueG1sUEsFBgAAAAADAAMAtwAAAPcCAAAAAA==&#10;">
                  <v:textbox inset=".5mm,,.5mm">
                    <w:txbxContent>
                      <w:p w14:paraId="3B86CCF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5" o:spid="_x0000_s138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wnwwAAANwAAAAPAAAAZHJzL2Rvd25yZXYueG1sRI9bawIx&#10;FITfC/6HcIS+1UTB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wJ28J8MAAADcAAAADwAA&#10;AAAAAAAAAAAAAAAHAgAAZHJzL2Rvd25yZXYueG1sUEsFBgAAAAADAAMAtwAAAPcCAAAAAA==&#10;">
                  <v:textbox inset=".5mm,,.5mm">
                    <w:txbxContent>
                      <w:p w14:paraId="4D9EC50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6" o:spid="_x0000_s138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">
                  <v:textbox inset=".5mm,,.5mm">
                    <w:txbxContent>
                      <w:p w14:paraId="23DB96F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7" o:spid="_x0000_s138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">
                  <v:textbox inset=".5mm,,.5mm">
                    <w:txbxContent>
                      <w:p w14:paraId="1B4FF8D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8" o:spid="_x0000_s138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">
                  <v:textbox inset=".5mm,,.5mm">
                    <w:txbxContent>
                      <w:p w14:paraId="1CF829E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9" o:spid="_x0000_s138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">
                  <v:textbox inset=".5mm,,.5mm">
                    <w:txbxContent>
                      <w:p w14:paraId="08C0E84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0" o:spid="_x0000_s139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4li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OD+eiUdALn8BAAD//wMAUEsBAi0AFAAGAAgAAAAhANvh9svuAAAAhQEAABMAAAAAAAAAAAAAAAAA&#10;AAAAAFtDb250ZW50X1R5cGVzXS54bWxQSwECLQAUAAYACAAAACEAWvQsW78AAAAVAQAACwAAAAAA&#10;AAAAAAAAAAAfAQAAX3JlbHMvLnJlbHNQSwECLQAUAAYACAAAACEAVTOJYsAAAADcAAAADwAAAAAA&#10;AAAAAAAAAAAHAgAAZHJzL2Rvd25yZXYueG1sUEsFBgAAAAADAAMAtwAAAPQCAAAAAA==&#10;">
                  <v:textbox inset=".5mm,,.5mm">
                    <w:txbxContent>
                      <w:p w14:paraId="67BC6EE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1" o:spid="_x0000_s139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">
                  <v:textbox inset=".5mm,,.5mm">
                    <w:txbxContent>
                      <w:p w14:paraId="16DBD0B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2" o:spid="_x0000_s139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KO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3K4nolHQC7/AQAA//8DAFBLAQItABQABgAIAAAAIQDb4fbL7gAAAIUBAAATAAAAAAAAAAAA&#10;AAAAAAAAAABbQ29udGVudF9UeXBlc10ueG1sUEsBAi0AFAAGAAgAAAAhAFr0LFu/AAAAFQEAAAsA&#10;AAAAAAAAAAAAAAAAHwEAAF9yZWxzLy5yZWxzUEsBAi0AFAAGAAgAAAAhAMqtso7EAAAA3AAAAA8A&#10;AAAAAAAAAAAAAAAABwIAAGRycy9kb3ducmV2LnhtbFBLBQYAAAAAAwADALcAAAD4AgAAAAA=&#10;">
                  <v:textbox inset=".5mm,,.5mm">
                    <w:txbxContent>
                      <w:p w14:paraId="6DF764A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3" o:spid="_x0000_s139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RcV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peEXFcMAAADcAAAADwAA&#10;AAAAAAAAAAAAAAAHAgAAZHJzL2Rvd25yZXYueG1sUEsFBgAAAAADAAMAtwAAAPcCAAAAAA==&#10;">
                  <v:textbox inset=".5mm,,.5mm">
                    <w:txbxContent>
                      <w:p w14:paraId="3F5F76B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14" o:spid="_x0000_s1394" style="position:absolute;left:1135;top:971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<v:shape id="Text Box 215" o:spid="_x0000_s139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Cr6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RUQq+sMAAADcAAAADwAA&#10;AAAAAAAAAAAAAAAHAgAAZHJzL2Rvd25yZXYueG1sUEsFBgAAAAADAAMAtwAAAPcCAAAAAA==&#10;">
                  <v:textbox inset=".5mm,,.5mm">
                    <w:txbxContent>
                      <w:p w14:paraId="6434600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6" o:spid="_x0000_s139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rSN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">
                  <v:textbox inset=".5mm,,.5mm">
                    <w:txbxContent>
                      <w:p w14:paraId="62EA39F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7" o:spid="_x0000_s139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hEW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">
                  <v:textbox inset=".5mm,,.5mm">
                    <w:txbxContent>
                      <w:p w14:paraId="338B0B7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8" o:spid="_x0000_s139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Vk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uDaeiUdALn8BAAD//wMAUEsBAi0AFAAGAAgAAAAhANvh9svuAAAAhQEAABMAAAAAAAAAAAAAAAAA&#10;AAAAAFtDb250ZW50X1R5cGVzXS54bWxQSwECLQAUAAYACAAAACEAWvQsW78AAAAVAQAACwAAAAAA&#10;AAAAAAAAAAAfAQAAX3JlbHMvLnJlbHNQSwECLQAUAAYACAAAACEAq0WFZMAAAADcAAAADwAAAAAA&#10;AAAAAAAAAAAHAgAAZHJzL2Rvd25yZXYueG1sUEsFBgAAAAADAAMAtwAAAPQCAAAAAA==&#10;">
                  <v:textbox inset=".5mm,,.5mm">
                    <w:txbxContent>
                      <w:p w14:paraId="011F3A8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9" o:spid="_x0000_s139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SD/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ajKfydiUdALn4BAAD//wMAUEsBAi0AFAAGAAgAAAAhANvh9svuAAAAhQEAABMAAAAAAAAAAAAA&#10;AAAAAAAAAFtDb250ZW50X1R5cGVzXS54bWxQSwECLQAUAAYACAAAACEAWvQsW78AAAAVAQAACwAA&#10;AAAAAAAAAAAAAAAfAQAAX3JlbHMvLnJlbHNQSwECLQAUAAYACAAAACEAxAkg/8MAAADcAAAADwAA&#10;AAAAAAAAAAAAAAAHAgAAZHJzL2Rvd25yZXYueG1sUEsFBgAAAAADAAMAtwAAAPcCAAAAAA==&#10;">
                  <v:textbox inset=".5mm,,.5mm">
                    <w:txbxContent>
                      <w:p w14:paraId="28FC91E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0" o:spid="_x0000_s140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0Pf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58cz8QjI9T8AAAD//wMAUEsBAi0AFAAGAAgAAAAhANvh9svuAAAAhQEAABMAAAAAAAAAAAAAAAAA&#10;AAAAAFtDb250ZW50X1R5cGVzXS54bWxQSwECLQAUAAYACAAAACEAWvQsW78AAAAVAQAACwAAAAAA&#10;AAAAAAAAAAAfAQAAX3JlbHMvLnJlbHNQSwECLQAUAAYACAAAACEAm19D38AAAADcAAAADwAAAAAA&#10;AAAAAAAAAAAHAgAAZHJzL2Rvd25yZXYueG1sUEsFBgAAAAADAAMAtwAAAPQCAAAAAA==&#10;">
                  <v:textbox inset=".5mm,,.5mm">
                    <w:txbxContent>
                      <w:p w14:paraId="40B23C0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1" o:spid="_x0000_s140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+ZE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zO4nolHQC7/AQAA//8DAFBLAQItABQABgAIAAAAIQDb4fbL7gAAAIUBAAATAAAAAAAAAAAA&#10;AAAAAAAAAABbQ29udGVudF9UeXBlc10ueG1sUEsBAi0AFAAGAAgAAAAhAFr0LFu/AAAAFQEAAAsA&#10;AAAAAAAAAAAAAAAAHwEAAF9yZWxzLy5yZWxzUEsBAi0AFAAGAAgAAAAhAPQT5kTEAAAA3AAAAA8A&#10;AAAAAAAAAAAAAAAABwIAAGRycy9kb3ducmV2LnhtbFBLBQYAAAAAAwADALcAAAD4AgAAAAA=&#10;">
                  <v:textbox inset=".5mm,,.5mm">
                    <w:txbxContent>
                      <w:p w14:paraId="09FB28A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2" o:spid="_x0000_s140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">
                  <v:textbox inset=".5mm,,.5mm">
                    <w:txbxContent>
                      <w:p w14:paraId="1E5375E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3" o:spid="_x0000_s140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2o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GuN3ajEAAAA3AAAAA8A&#10;AAAAAAAAAAAAAAAABwIAAGRycy9kb3ducmV2LnhtbFBLBQYAAAAAAwADALcAAAD4AgAAAAA=&#10;">
                  <v:textbox inset=".5mm,,.5mm">
                    <w:txbxContent>
                      <w:p w14:paraId="60E8CC5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4" o:spid="_x0000_s140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Xc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ORkRdzEAAAA3AAAAA8A&#10;AAAAAAAAAAAAAAAABwIAAGRycy9kb3ducmV2LnhtbFBLBQYAAAAAAwADALcAAAD4AgAAAAA=&#10;">
                  <v:textbox inset=".5mm,,.5mm">
                    <w:txbxContent>
                      <w:p w14:paraId="64117F9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25" o:spid="_x0000_s1405" style="position:absolute;left:1135;top:1016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<v:shape id="Text Box 226" o:spid="_x0000_s140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n4w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BNp/B7Jh4BuXwDAAD//wMAUEsBAi0AFAAGAAgAAAAhANvh9svuAAAAhQEAABMAAAAAAAAAAAAA&#10;AAAAAAAAAFtDb250ZW50X1R5cGVzXS54bWxQSwECLQAUAAYACAAAACEAWvQsW78AAAAVAQAACwAA&#10;AAAAAAAAAAAAAAAfAQAAX3JlbHMvLnJlbHNQSwECLQAUAAYACAAAACEAe/p+MMMAAADcAAAADwAA&#10;AAAAAAAAAAAAAAAHAgAAZHJzL2Rvd25yZXYueG1sUEsFBgAAAAADAAMAtwAAAPcCAAAAAA==&#10;">
                  <v:textbox inset=".5mm,,.5mm">
                    <w:txbxContent>
                      <w:p w14:paraId="72CFCA9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7" o:spid="_x0000_s140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ur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2QyuZ+IRkMt/AAAA//8DAFBLAQItABQABgAIAAAAIQDb4fbL7gAAAIUBAAATAAAAAAAAAAAA&#10;AAAAAAAAAABbQ29udGVudF9UeXBlc10ueG1sUEsBAi0AFAAGAAgAAAAhAFr0LFu/AAAAFQEAAAsA&#10;AAAAAAAAAAAAAAAAHwEAAF9yZWxzLy5yZWxzUEsBAi0AFAAGAAgAAAAhABS226vEAAAA3AAAAA8A&#10;AAAAAAAAAAAAAAAABwIAAGRycy9kb3ducmV2LnhtbFBLBQYAAAAAAwADALcAAAD4AgAAAAA=&#10;">
                  <v:textbox inset=".5mm,,.5mm">
                    <w:txbxContent>
                      <w:p w14:paraId="77CE76B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8" o:spid="_x0000_s140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/Z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18Yz8QjI9T8AAAD//wMAUEsBAi0AFAAGAAgAAAAhANvh9svuAAAAhQEAABMAAAAAAAAAAAAAAAAA&#10;AAAAAFtDb250ZW50X1R5cGVzXS54bWxQSwECLQAUAAYACAAAACEAWvQsW78AAAAVAQAACwAAAAAA&#10;AAAAAAAAAAAfAQAAX3JlbHMvLnJlbHNQSwECLQAUAAYACAAAACEAZSlP2cAAAADcAAAADwAAAAAA&#10;AAAAAAAAAAAHAgAAZHJzL2Rvd25yZXYueG1sUEsFBgAAAAADAAMAtwAAAPQCAAAAAA==&#10;">
                  <v:textbox inset=".5mm,,.5mm">
                    <w:txbxContent>
                      <w:p w14:paraId="78BF2D5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9" o:spid="_x0000_s140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pC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Td/heiYeAbm4AAAA//8DAFBLAQItABQABgAIAAAAIQDb4fbL7gAAAIUBAAATAAAAAAAAAAAA&#10;AAAAAAAAAABbQ29udGVudF9UeXBlc10ueG1sUEsBAi0AFAAGAAgAAAAhAFr0LFu/AAAAFQEAAAsA&#10;AAAAAAAAAAAAAAAAHwEAAF9yZWxzLy5yZWxzUEsBAi0AFAAGAAgAAAAhAApl6kLEAAAA3AAAAA8A&#10;AAAAAAAAAAAAAAAABwIAAGRycy9kb3ducmV2LnhtbFBLBQYAAAAAAwADALcAAAD4AgAAAAA=&#10;">
                  <v:textbox inset=".5mm,,.5mm">
                    <w:txbxContent>
                      <w:p w14:paraId="49A8A28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0" o:spid="_x0000_s141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U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B6G1QLBAAAA3AAAAA8AAAAA&#10;AAAAAAAAAAAABwIAAGRycy9kb3ducmV2LnhtbFBLBQYAAAAAAwADALcAAAD1AgAAAAA=&#10;">
                  <v:textbox inset=".5mm,,.5mm">
                    <w:txbxContent>
                      <w:p w14:paraId="7C55414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1" o:spid="_x0000_s141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nC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ccpwmcMAAADcAAAADwAA&#10;AAAAAAAAAAAAAAAHAgAAZHJzL2Rvd25yZXYueG1sUEsFBgAAAAADAAMAtwAAAPcCAAAAAA==&#10;">
                  <v:textbox inset=".5mm,,.5mm">
                    <w:txbxContent>
                      <w:p w14:paraId="31761BA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2" o:spid="_x0000_s141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O7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IEY7u7EAAAA3AAAAA8A&#10;AAAAAAAAAAAAAAAABwIAAGRycy9kb3ducmV2LnhtbFBLBQYAAAAAAwADALcAAAD4AgAAAAA=&#10;">
                  <v:textbox inset=".5mm,,.5mm">
                    <w:txbxContent>
                      <w:p w14:paraId="28169F1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3" o:spid="_x0000_s141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Et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DuVEt1wgAAANwAAAAPAAAA&#10;AAAAAAAAAAAAAAcCAABkcnMvZG93bnJldi54bWxQSwUGAAAAAAMAAwC3AAAA9gIAAAAA&#10;">
                  <v:textbox inset=".5mm,,.5mm">
                    <w:txbxContent>
                      <w:p w14:paraId="130A04B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4" o:spid="_x0000_s141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dMB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Yb3TAcMAAADcAAAADwAA&#10;AAAAAAAAAAAAAAAHAgAAZHJzL2Rvd25yZXYueG1sUEsFBgAAAAADAAMAtwAAAPcCAAAAAA==&#10;">
                  <v:textbox inset=".5mm,,.5mm">
                    <w:txbxContent>
                      <w:p w14:paraId="4243E34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5" o:spid="_x0000_s141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Xa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DvF2msMAAADcAAAADwAA&#10;AAAAAAAAAAAAAAAHAgAAZHJzL2Rvd25yZXYueG1sUEsFBgAAAAADAAMAtwAAAPcCAAAAAA==&#10;">
                  <v:textbox inset=".5mm,,.5mm">
                    <w:txbxContent>
                      <w:p w14:paraId="5943B1D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36" o:spid="_x0000_s1416" style="position:absolute;left:1135;top:1061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<v:shape id="Text Box 237" o:spid="_x0000_s141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01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kW9NdsMAAADcAAAADwAA&#10;AAAAAAAAAAAAAAAHAgAAZHJzL2Rvd25yZXYueG1sUEsFBgAAAAADAAMAtwAAAPcCAAAAAA==&#10;">
                  <v:textbox inset=".5mm,,.5mm">
                    <w:txbxContent>
                      <w:p w14:paraId="5E83EE4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8" o:spid="_x0000_s141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Nk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ODw2QTBAAAA3AAAAA8AAAAA&#10;AAAAAAAAAAAABwIAAGRycy9kb3ducmV2LnhtbFBLBQYAAAAAAwADALcAAAD1AgAAAAA=&#10;">
                  <v:textbox inset=".5mm,,.5mm">
                    <w:txbxContent>
                      <w:p w14:paraId="17070A6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9" o:spid="_x0000_s141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Hy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j7x8n8MAAADcAAAADwAA&#10;AAAAAAAAAAAAAAAHAgAAZHJzL2Rvd25yZXYueG1sUEsFBgAAAAADAAMAtwAAAPcCAAAAAA==&#10;">
                  <v:textbox inset=".5mm,,.5mm">
                    <w:txbxContent>
                      <w:p w14:paraId="652D285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0" o:spid="_x0000_s142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Z/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EaApn/BAAAA3AAAAA8AAAAA&#10;AAAAAAAAAAAABwIAAGRycy9kb3ducmV2LnhtbFBLBQYAAAAAAwADALcAAAD1AgAAAAA=&#10;">
                  <v:textbox inset=".5mm,,.5mm">
                    <w:txbxContent>
                      <w:p w14:paraId="0B73272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1" o:spid="_x0000_s142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Pk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KcwD5MMAAADcAAAADwAA&#10;AAAAAAAAAAAAAAAHAgAAZHJzL2Rvd25yZXYueG1sUEsFBgAAAAADAAMAtwAAAPcCAAAAAA==&#10;">
                  <v:textbox inset=".5mm,,.5mm">
                    <w:txbxContent>
                      <w:p w14:paraId="50F70D3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2" o:spid="_x0000_s142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p2T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NkenZPEAAAA3AAAAA8A&#10;AAAAAAAAAAAAAAAABwIAAGRycy9kb3ducmV2LnhtbFBLBQYAAAAAAwADALcAAAD4AgAAAAA=&#10;">
                  <v:textbox inset=".5mm,,.5mm">
                    <w:txbxContent>
                      <w:p w14:paraId="418C038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3" o:spid="_x0000_s142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jgI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tlI4CMMAAADcAAAADwAA&#10;AAAAAAAAAAAAAAAHAgAAZHJzL2Rvd25yZXYueG1sUEsFBgAAAAADAAMAtwAAAPcCAAAAAA==&#10;">
                  <v:textbox inset=".5mm,,.5mm">
                    <w:txbxContent>
                      <w:p w14:paraId="5EB5451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4" o:spid="_x0000_s142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6B8wgAAANwAAAAPAAAAZHJzL2Rvd25yZXYueG1sRI9Pi8Iw&#10;FMTvwn6H8Ba8aboi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A5u6B8wgAAANwAAAAPAAAA&#10;AAAAAAAAAAAAAAcCAABkcnMvZG93bnJldi54bWxQSwUGAAAAAAMAAwC3AAAA9gIAAAAA&#10;">
                  <v:textbox inset=".5mm,,.5mm">
                    <w:txbxContent>
                      <w:p w14:paraId="63F9870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5" o:spid="_x0000_s142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wXn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VvcF58MAAADcAAAADwAA&#10;AAAAAAAAAAAAAAAHAgAAZHJzL2Rvd25yZXYueG1sUEsFBgAAAAADAAMAtwAAAPcCAAAAAA==&#10;">
                  <v:textbox inset=".5mm,,.5mm">
                    <w:txbxContent>
                      <w:p w14:paraId="74265D2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6" o:spid="_x0000_s142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uQ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piWbkMMAAADcAAAADwAA&#10;AAAAAAAAAAAAAAAHAgAAZHJzL2Rvd25yZXYueG1sUEsFBgAAAAADAAMAtwAAAPcCAAAAAA==&#10;">
                  <v:textbox inset=".5mm,,.5mm">
                    <w:txbxContent>
                      <w:p w14:paraId="7D8A4F6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47" o:spid="_x0000_s1427" style="position:absolute;left:1135;top:110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<v:shape id="Text Box 248" o:spid="_x0000_s142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qp5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Lj2qnnBAAAA3AAAAA8AAAAA&#10;AAAAAAAAAAAABwIAAGRycy9kb3ducmV2LnhtbFBLBQYAAAAAAwADALcAAAD1AgAAAAA=&#10;">
                  <v:textbox inset=".5mm,,.5mm">
                    <w:txbxContent>
                      <w:p w14:paraId="27C19F6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9" o:spid="_x0000_s142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/i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17oP4sMAAADcAAAADwAA&#10;AAAAAAAAAAAAAAAHAgAAZHJzL2Rvd25yZXYueG1sUEsFBgAAAAADAAMAtwAAAPcCAAAAAA==&#10;">
                  <v:textbox inset=".5mm,,.5mm">
                    <w:txbxContent>
                      <w:p w14:paraId="0C46FE8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0" o:spid="_x0000_s143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CiwQAAANwAAAAPAAAAZHJzL2Rvd25yZXYueG1sRE/Pa8Iw&#10;FL4L+x/CE3azqYVN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MNZMKLBAAAA3AAAAA8AAAAA&#10;AAAAAAAAAAAABwIAAGRycy9kb3ducmV2LnhtbFBLBQYAAAAAAwADALcAAAD1AgAAAAA=&#10;">
                  <v:textbox inset=".5mm,,.5mm">
                    <w:txbxContent>
                      <w:p w14:paraId="45641A7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1" o:spid="_x0000_s143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ZU5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rBWVOcMAAADcAAAADwAA&#10;AAAAAAAAAAAAAAAHAgAAZHJzL2Rvd25yZXYueG1sUEsFBgAAAAADAAMAtwAAAPcCAAAAAA==&#10;">
                  <v:textbox inset=".5mm,,.5mm">
                    <w:txbxContent>
                      <w:p w14:paraId="44037CE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2" o:spid="_x0000_s143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tOxAAAANwAAAAPAAAAZHJzL2Rvd25yZXYueG1sRI9Ba8JA&#10;FITvhf6H5RV6q5sGq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FzHC07EAAAA3AAAAA8A&#10;AAAAAAAAAAAAAAAABwIAAGRycy9kb3ducmV2LnhtbFBLBQYAAAAAAwADALcAAAD4AgAAAAA=&#10;">
                  <v:textbox inset=".5mm,,.5mm">
                    <w:txbxContent>
                      <w:p w14:paraId="0537D13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3" o:spid="_x0000_s143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7V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M4uu1cMAAADcAAAADwAA&#10;AAAAAAAAAAAAAAAHAgAAZHJzL2Rvd25yZXYueG1sUEsFBgAAAAADAAMAtwAAAPcCAAAAAA==&#10;">
                  <v:textbox inset=".5mm,,.5mm">
                    <w:txbxContent>
                      <w:p w14:paraId="2C407E0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4" o:spid="_x0000_s143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jah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vGI2ocMAAADcAAAADwAA&#10;AAAAAAAAAAAAAAAHAgAAZHJzL2Rvd25yZXYueG1sUEsFBgAAAAADAAMAtwAAAPcCAAAAAA==&#10;">
                  <v:textbox inset=".5mm,,.5mm">
                    <w:txbxContent>
                      <w:p w14:paraId="37F5876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5" o:spid="_x0000_s143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">
                  <v:textbox inset=".5mm,,.5mm">
                    <w:txbxContent>
                      <w:p w14:paraId="1451DD6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6" o:spid="_x0000_s143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1N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I/wNTcMAAADcAAAADwAA&#10;AAAAAAAAAAAAAAAHAgAAZHJzL2Rvd25yZXYueG1sUEsFBgAAAAADAAMAtwAAAPcCAAAAAA==&#10;">
                  <v:textbox inset=".5mm,,.5mm">
                    <w:txbxContent>
                      <w:p w14:paraId="697B5B0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7" o:spid="_x0000_s143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jW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TLCo1sMAAADcAAAADwAA&#10;AAAAAAAAAAAAAAAHAgAAZHJzL2Rvd25yZXYueG1sUEsFBgAAAAADAAMAtwAAAPcCAAAAAA==&#10;">
                  <v:textbox inset=".5mm,,.5mm">
                    <w:txbxContent>
                      <w:p w14:paraId="2D48D9D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58" o:spid="_x0000_s1438" style="position:absolute;left:1135;top:1152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shape id="Text Box 259" o:spid="_x0000_s143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k/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UmOZP8MAAADcAAAADwAA&#10;AAAAAAAAAAAAAAAHAgAAZHJzL2Rvd25yZXYueG1sUEsFBgAAAAADAAMAtwAAAPcCAAAAAA==&#10;">
                  <v:textbox inset=".5mm,,.5mm">
                    <w:txbxContent>
                      <w:p w14:paraId="4A68DE0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0" o:spid="_x0000_s144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of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">
                  <v:textbox inset=".5mm,,.5mm">
                    <w:txbxContent>
                      <w:p w14:paraId="1AB67F1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1" o:spid="_x0000_s144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+E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">
                  <v:textbox inset=".5mm,,.5mm">
                    <w:txbxContent>
                      <w:p w14:paraId="770650B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2" o:spid="_x0000_s144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8Hz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CdpvB7Jh4BuXwDAAD//wMAUEsBAi0AFAAGAAgAAAAhANvh9svuAAAAhQEAABMAAAAAAAAAAAAA&#10;AAAAAAAAAFtDb250ZW50X1R5cGVzXS54bWxQSwECLQAUAAYACAAAACEAWvQsW78AAAAVAQAACwAA&#10;AAAAAAAAAAAAAAAfAQAAX3JlbHMvLnJlbHNQSwECLQAUAAYACAAAACEAkqvB88MAAADcAAAADwAA&#10;AAAAAAAAAAAAAAAHAgAAZHJzL2Rvd25yZXYueG1sUEsFBgAAAAADAAMAtwAAAPcCAAAAAA==&#10;">
                  <v:textbox inset=".5mm,,.5mm">
                    <w:txbxContent>
                      <w:p w14:paraId="1A0A306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3" o:spid="_x0000_s144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2Ro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/edkaMMAAADcAAAADwAA&#10;AAAAAAAAAAAAAAAHAgAAZHJzL2Rvd25yZXYueG1sUEsFBgAAAAADAAMAtwAAAPcCAAAAAA==&#10;">
                  <v:textbox inset=".5mm,,.5mm">
                    <w:txbxContent>
                      <w:p w14:paraId="7EEDCEF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4" o:spid="_x0000_s144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wc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cg78HMMAAADcAAAADwAA&#10;AAAAAAAAAAAAAAAHAgAAZHJzL2Rvd25yZXYueG1sUEsFBgAAAAADAAMAtwAAAPcCAAAAAA==&#10;">
                  <v:textbox inset=".5mm,,.5mm">
                    <w:txbxContent>
                      <w:p w14:paraId="7D88001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5" o:spid="_x0000_s144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lmH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HUJZh8MAAADcAAAADwAA&#10;AAAAAAAAAAAAAAAHAgAAZHJzL2Rvd25yZXYueG1sUEsFBgAAAAADAAMAtwAAAPcCAAAAAA==&#10;">
                  <v:textbox inset=".5mm,,.5mm">
                    <w:txbxContent>
                      <w:p w14:paraId="66D0288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6" o:spid="_x0000_s144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">
                  <v:textbox inset=".5mm,,.5mm">
                    <w:txbxContent>
                      <w:p w14:paraId="782BB10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7" o:spid="_x0000_s144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GJr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iwx+z8QjIFcPAAAA//8DAFBLAQItABQABgAIAAAAIQDb4fbL7gAAAIUBAAATAAAAAAAAAAAA&#10;AAAAAAAAAABbQ29udGVudF9UeXBlc10ueG1sUEsBAi0AFAAGAAgAAAAhAFr0LFu/AAAAFQEAAAsA&#10;AAAAAAAAAAAAAAAAHwEAAF9yZWxzLy5yZWxzUEsBAi0AFAAGAAgAAAAhAILcYmvEAAAA3AAAAA8A&#10;AAAAAAAAAAAAAAAABwIAAGRycy9kb3ducmV2LnhtbFBLBQYAAAAAAwADALcAAAD4AgAAAAA=&#10;">
                  <v:textbox inset=".5mm,,.5mm">
                    <w:txbxContent>
                      <w:p w14:paraId="25929E7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8" o:spid="_x0000_s144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/YZ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">
                  <v:textbox inset=".5mm,,.5mm">
                    <w:txbxContent>
                      <w:p w14:paraId="1E30878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69" o:spid="_x0000_s1449" style="position:absolute;left:1135;top:1197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<v:shape id="Text Box 270" o:spid="_x0000_s145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zC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OD+eiUdALv8AAAD//wMAUEsBAi0AFAAGAAgAAAAhANvh9svuAAAAhQEAABMAAAAAAAAAAAAAAAAA&#10;AAAAAFtDb250ZW50X1R5cGVzXS54bWxQSwECLQAUAAYACAAAACEAWvQsW78AAAAVAQAACwAAAAAA&#10;AAAAAAAAAAAfAQAAX3JlbHMvLnJlbHNQSwECLQAUAAYACAAAACEAiOxswsAAAADcAAAADwAAAAAA&#10;AAAAAAAAAAAHAgAAZHJzL2Rvd25yZXYueG1sUEsFBgAAAAADAAMAtwAAAPQCAAAAAA==&#10;">
                  <v:textbox inset=".5mm,,.5mm">
                    <w:txbxContent>
                      <w:p w14:paraId="48BAFCE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1" o:spid="_x0000_s145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MlZ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">
                  <v:textbox inset=".5mm,,.5mm">
                    <w:txbxContent>
                      <w:p w14:paraId="5E569BA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2" o:spid="_x0000_s145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lcu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swyuZ+IRkMt/AAAA//8DAFBLAQItABQABgAIAAAAIQDb4fbL7gAAAIUBAAATAAAAAAAAAAAA&#10;AAAAAAAAAABbQ29udGVudF9UeXBlc10ueG1sUEsBAi0AFAAGAAgAAAAhAFr0LFu/AAAAFQEAAAsA&#10;AAAAAAAAAAAAAAAAHwEAAF9yZWxzLy5yZWxzUEsBAi0AFAAGAAgAAAAhABdyVy7EAAAA3AAAAA8A&#10;AAAAAAAAAAAAAAAABwIAAGRycy9kb3ducmV2LnhtbFBLBQYAAAAAAwADALcAAAD4AgAAAAA=&#10;">
                  <v:textbox inset=".5mm,,.5mm">
                    <w:txbxContent>
                      <w:p w14:paraId="5096F05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3" o:spid="_x0000_s145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vK1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eD7ytcMAAADcAAAADwAA&#10;AAAAAAAAAAAAAAAHAgAAZHJzL2Rvd25yZXYueG1sUEsFBgAAAAADAAMAtwAAAPcCAAAAAA==&#10;">
                  <v:textbox inset=".5mm,,.5mm">
                    <w:txbxContent>
                      <w:p w14:paraId="02FA8E9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4" o:spid="_x0000_s145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2rBwwAAANwAAAAPAAAAZHJzL2Rvd25yZXYueG1sRI9Pi8Iw&#10;FMTvgt8hPMGbpo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99dqwcMAAADcAAAADwAA&#10;AAAAAAAAAAAAAAAHAgAAZHJzL2Rvd25yZXYueG1sUEsFBgAAAAADAAMAtwAAAPcCAAAAAA==&#10;">
                  <v:textbox inset=".5mm,,.5mm">
                    <w:txbxContent>
                      <w:p w14:paraId="6F2EE13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5" o:spid="_x0000_s145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89a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mJvPWsMAAADcAAAADwAA&#10;AAAAAAAAAAAAAAAHAgAAZHJzL2Rvd25yZXYueG1sUEsFBgAAAAADAAMAtwAAAPcCAAAAAA==&#10;">
                  <v:textbox inset=".5mm,,.5mm">
                    <w:txbxContent>
                      <w:p w14:paraId="3E4CCF0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6" o:spid="_x0000_s145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Et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2QJ+z8QjIFcPAAAA//8DAFBLAQItABQABgAIAAAAIQDb4fbL7gAAAIUBAAATAAAAAAAAAAAA&#10;AAAAAAAAAABbQ29udGVudF9UeXBlc10ueG1sUEsBAi0AFAAGAAgAAAAhAFr0LFu/AAAAFQEAAAsA&#10;AAAAAAAAAAAAAAAAHwEAAF9yZWxzLy5yZWxzUEsBAi0AFAAGAAgAAAAhAGhJUS3EAAAA3AAAAA8A&#10;AAAAAAAAAAAAAAAABwIAAGRycy9kb3ducmV2LnhtbFBLBQYAAAAAAwADALcAAAD4AgAAAAA=&#10;">
                  <v:textbox inset=".5mm,,.5mm">
                    <w:txbxContent>
                      <w:p w14:paraId="087D263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7" o:spid="_x0000_s145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">
                  <v:textbox inset=".5mm,,.5mm">
                    <w:txbxContent>
                      <w:p w14:paraId="61F9AD3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8" o:spid="_x0000_s145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DE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uDaeiUdALv8AAAD//wMAUEsBAi0AFAAGAAgAAAAhANvh9svuAAAAhQEAABMAAAAAAAAAAAAAAAAA&#10;AAAAAFtDb250ZW50X1R5cGVzXS54bWxQSwECLQAUAAYACAAAACEAWvQsW78AAAAVAQAACwAAAAAA&#10;AAAAAAAAAAAfAQAAX3JlbHMvLnJlbHNQSwECLQAUAAYACAAAACEAdppgxMAAAADcAAAADwAAAAAA&#10;AAAAAAAAAAAHAgAAZHJzL2Rvd25yZXYueG1sUEsFBgAAAAADAAMAtwAAAPQCAAAAAA==&#10;">
                  <v:textbox inset=".5mm,,.5mm">
                    <w:txbxContent>
                      <w:p w14:paraId="58D8E88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9" o:spid="_x0000_s145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sVf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zHE3ieiUdAzv8BAAD//wMAUEsBAi0AFAAGAAgAAAAhANvh9svuAAAAhQEAABMAAAAAAAAAAAAA&#10;AAAAAAAAAFtDb250ZW50X1R5cGVzXS54bWxQSwECLQAUAAYACAAAACEAWvQsW78AAAAVAQAACwAA&#10;AAAAAAAAAAAAAAAfAQAAX3JlbHMvLnJlbHNQSwECLQAUAAYACAAAACEAGdbFX8MAAADcAAAADwAA&#10;AAAAAAAAAAAAAAAHAgAAZHJzL2Rvd25yZXYueG1sUEsFBgAAAAADAAMAtwAAAPcCAAAAAA==&#10;">
                  <v:textbox inset=".5mm,,.5mm">
                    <w:txbxContent>
                      <w:p w14:paraId="7F4B0DF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80" o:spid="_x0000_s1460" style="position:absolute;left:1135;top:1244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<v:shape id="Text Box 281" o:spid="_x0000_s146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">
                  <v:textbox inset=".5mm,,.5mm">
                    <w:txbxContent>
                      <w:p w14:paraId="73CA4BC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2" o:spid="_x0000_s146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">
                  <v:textbox inset=".5mm,,.5mm">
                    <w:txbxContent>
                      <w:p w14:paraId="26A2204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3" o:spid="_x0000_s146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4KS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TeuCksMAAADcAAAADwAA&#10;AAAAAAAAAAAAAAAHAgAAZHJzL2Rvd25yZXYueG1sUEsFBgAAAAADAAMAtwAAAPcCAAAAAA==&#10;">
                  <v:textbox inset=".5mm,,.5mm">
                    <w:txbxContent>
                      <w:p w14:paraId="58CFE2D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4" o:spid="_x0000_s146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hrm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wgIa5sMAAADcAAAADwAA&#10;AAAAAAAAAAAAAAAHAgAAZHJzL2Rvd25yZXYueG1sUEsFBgAAAAADAAMAtwAAAPcCAAAAAA==&#10;">
                  <v:textbox inset=".5mm,,.5mm">
                    <w:txbxContent>
                      <w:p w14:paraId="2F319FD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5" o:spid="_x0000_s146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99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rU6/fcMAAADcAAAADwAA&#10;AAAAAAAAAAAAAAAHAgAAZHJzL2Rvd25yZXYueG1sUEsFBgAAAAADAAMAtwAAAPcCAAAAAA==&#10;">
                  <v:textbox inset=".5mm,,.5mm">
                    <w:txbxContent>
                      <w:p w14:paraId="5EFB4CC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6" o:spid="_x0000_s146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">
                  <v:textbox inset=".5mm,,.5mm">
                    <w:txbxContent>
                      <w:p w14:paraId="4A1BB07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7" o:spid="_x0000_s146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">
                  <v:textbox inset=".5mm,,.5mm">
                    <w:txbxContent>
                      <w:p w14:paraId="7C00497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8" o:spid="_x0000_s146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">
                  <v:textbox inset=".5mm,,.5mm">
                    <w:txbxContent>
                      <w:p w14:paraId="75EC8A1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9" o:spid="_x0000_s146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">
                  <v:textbox inset=".5mm,,.5mm">
                    <w:txbxContent>
                      <w:p w14:paraId="236DBFC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0" o:spid="_x0000_s147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Io4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7z45l4BOT2FwAA//8DAFBLAQItABQABgAIAAAAIQDb4fbL7gAAAIUBAAATAAAAAAAAAAAAAAAA&#10;AAAAAABbQ29udGVudF9UeXBlc10ueG1sUEsBAi0AFAAGAAgAAAAhAFr0LFu/AAAAFQEAAAsAAAAA&#10;AAAAAAAAAAAAHwEAAF9yZWxzLy5yZWxzUEsBAi0AFAAGAAgAAAAhADjgijjBAAAA3AAAAA8AAAAA&#10;AAAAAAAAAAAABwIAAGRycy9kb3ducmV2LnhtbFBLBQYAAAAAAwADALcAAAD1AgAAAAA=&#10;">
                  <v:textbox inset=".5mm,,.5mm">
                    <w:txbxContent>
                      <w:p w14:paraId="1B9803A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91" o:spid="_x0000_s1471" style="position:absolute;left:1135;top:1289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<v:shape id="Text Box 292" o:spid="_x0000_s147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HU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fU/heiYeAbm4AAAA//8DAFBLAQItABQABgAIAAAAIQDb4fbL7gAAAIUBAAATAAAAAAAAAAAA&#10;AAAAAAAAAABbQ29udGVudF9UeXBlc10ueG1sUEsBAi0AFAAGAAgAAAAhAFr0LFu/AAAAFQEAAAsA&#10;AAAAAAAAAAAAAAAAHwEAAF9yZWxzLy5yZWxzUEsBAi0AFAAGAAgAAAAhAKd+sdTEAAAA3AAAAA8A&#10;AAAAAAAAAAAAAAAABwIAAGRycy9kb3ducmV2LnhtbFBLBQYAAAAAAwADALcAAAD4AgAAAAA=&#10;">
                  <v:textbox inset=".5mm,,.5mm">
                    <w:txbxContent>
                      <w:p w14:paraId="37A2F42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3" o:spid="_x0000_s147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RP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yDIUT8MAAADcAAAADwAA&#10;AAAAAAAAAAAAAAAHAgAAZHJzL2Rvd25yZXYueG1sUEsFBgAAAAADAAMAtwAAAPcCAAAAAA==&#10;">
                  <v:textbox inset=".5mm,,.5mm">
                    <w:txbxContent>
                      <w:p w14:paraId="6F73DDE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4" o:spid="_x0000_s147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4w7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R9uMO8MAAADcAAAADwAA&#10;AAAAAAAAAAAAAAAHAgAAZHJzL2Rvd25yZXYueG1sUEsFBgAAAAADAAMAtwAAAPcCAAAAAA==&#10;">
                  <v:textbox inset=".5mm,,.5mm">
                    <w:txbxContent>
                      <w:p w14:paraId="4FFDC7C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5" o:spid="_x0000_s147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ymg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KJcpoMMAAADcAAAADwAA&#10;AAAAAAAAAAAAAAAHAgAAZHJzL2Rvd25yZXYueG1sUEsFBgAAAAADAAMAtwAAAPcCAAAAAA==&#10;">
                  <v:textbox inset=".5mm,,.5mm">
                    <w:txbxContent>
                      <w:p w14:paraId="7B00208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6" o:spid="_x0000_s147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">
                  <v:textbox inset=".5mm,,.5mm">
                    <w:txbxContent>
                      <w:p w14:paraId="78630CF6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7" o:spid="_x0000_s147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RJM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wnY3ieiUdAzv8BAAD//wMAUEsBAi0AFAAGAAgAAAAhANvh9svuAAAAhQEAABMAAAAAAAAAAAAA&#10;AAAAAAAAAFtDb250ZW50X1R5cGVzXS54bWxQSwECLQAUAAYACAAAACEAWvQsW78AAAAVAQAACwAA&#10;AAAAAAAAAAAAAAAfAQAAX3JlbHMvLnJlbHNQSwECLQAUAAYACAAAACEAtwkSTMMAAADcAAAADwAA&#10;AAAAAAAAAAAAAAAHAgAAZHJzL2Rvd25yZXYueG1sUEsFBgAAAAADAAMAtwAAAPcCAAAAAA==&#10;">
                  <v:textbox inset=".5mm,,.5mm">
                    <w:txbxContent>
                      <w:p w14:paraId="7AC89DB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8" o:spid="_x0000_s147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Y+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5r45l4BOT2FwAA//8DAFBLAQItABQABgAIAAAAIQDb4fbL7gAAAIUBAAATAAAAAAAAAAAAAAAA&#10;AAAAAABbQ29udGVudF9UeXBlc10ueG1sUEsBAi0AFAAGAAgAAAAhAFr0LFu/AAAAFQEAAAsAAAAA&#10;AAAAAAAAAAAAHwEAAF9yZWxzLy5yZWxzUEsBAi0AFAAGAAgAAAAhAMaWhj7BAAAA3AAAAA8AAAAA&#10;AAAAAAAAAAAABwIAAGRycy9kb3ducmV2LnhtbFBLBQYAAAAAAwADALcAAAD1AgAAAAA=&#10;">
                  <v:textbox inset=".5mm,,.5mm">
                    <w:txbxContent>
                      <w:p w14:paraId="1C734D1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9" o:spid="_x0000_s147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iOl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bTKfydiUdALn4BAAD//wMAUEsBAi0AFAAGAAgAAAAhANvh9svuAAAAhQEAABMAAAAAAAAAAAAA&#10;AAAAAAAAAFtDb250ZW50X1R5cGVzXS54bWxQSwECLQAUAAYACAAAACEAWvQsW78AAAAVAQAACwAA&#10;AAAAAAAAAAAAAAAfAQAAX3JlbHMvLnJlbHNQSwECLQAUAAYACAAAACEAqdojpcMAAADcAAAADwAA&#10;AAAAAAAAAAAAAAAHAgAAZHJzL2Rvd25yZXYueG1sUEsFBgAAAAADAAMAtwAAAPcCAAAAAA==&#10;">
                  <v:textbox inset=".5mm,,.5mm">
                    <w:txbxContent>
                      <w:p w14:paraId="6A34B05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0" o:spid="_x0000_s148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Ai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s1PZ9IRkLM7AAAA//8DAFBLAQItABQABgAIAAAAIQDb4fbL7gAAAIUBAAATAAAAAAAAAAAAAAAA&#10;AAAAAABbQ29udGVudF9UeXBlc10ueG1sUEsBAi0AFAAGAAgAAAAhAFr0LFu/AAAAFQEAAAsAAAAA&#10;AAAAAAAAAAAAHwEAAF9yZWxzLy5yZWxzUEsBAi0AFAAGAAgAAAAhAKYLECLBAAAA3AAAAA8AAAAA&#10;AAAAAAAAAAAABwIAAGRycy9kb3ducmV2LnhtbFBLBQYAAAAAAwADALcAAAD1AgAAAAA=&#10;">
                  <v:textbox inset=".5mm,,.5mm">
                    <w:txbxContent>
                      <w:p w14:paraId="11304BA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1" o:spid="_x0000_s148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">
                  <v:textbox inset=".5mm,,.5mm">
                    <w:txbxContent>
                      <w:p w14:paraId="0DFFCA7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02" o:spid="_x0000_s1482" style="position:absolute;left:1135;top:1334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<v:shape id="Text Box 303" o:spid="_x0000_s14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">
                  <v:textbox inset=".5mm,,.5mm">
                    <w:txbxContent>
                      <w:p w14:paraId="627913C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4" o:spid="_x0000_s14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BYhwwAAANwAAAAPAAAAZHJzL2Rvd25yZXYueG1sRI9BawIx&#10;FITvBf9DeEJvNbGV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2TAWIcMAAADcAAAADwAA&#10;AAAAAAAAAAAAAAAHAgAAZHJzL2Rvd25yZXYueG1sUEsFBgAAAAADAAMAtwAAAPcCAAAAAA==&#10;">
                  <v:textbox inset=".5mm,,.5mm">
                    <w:txbxContent>
                      <w:p w14:paraId="4F5A0A2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5" o:spid="_x0000_s14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LO6wwAAANwAAAAPAAAAZHJzL2Rvd25yZXYueG1sRI9BawIx&#10;FITvBf9DeEJvNbHF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tnyzusMAAADcAAAADwAA&#10;AAAAAAAAAAAAAAAHAgAAZHJzL2Rvd25yZXYueG1sUEsFBgAAAAADAAMAtwAAAPcCAAAAAA==&#10;">
                  <v:textbox inset=".5mm,,.5mm">
                    <w:txbxContent>
                      <w:p w14:paraId="683A0DF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6" o:spid="_x0000_s14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">
                  <v:textbox inset=".5mm,,.5mm">
                    <w:txbxContent>
                      <w:p w14:paraId="242464D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7" o:spid="_x0000_s14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">
                  <v:textbox inset=".5mm,,.5mm">
                    <w:txbxContent>
                      <w:p w14:paraId="1AA732C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8" o:spid="_x0000_s14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wk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q1NZ9IRkLM7AAAA//8DAFBLAQItABQABgAIAAAAIQDb4fbL7gAAAIUBAAATAAAAAAAAAAAAAAAA&#10;AAAAAABbQ29udGVudF9UeXBlc10ueG1sUEsBAi0AFAAGAAgAAAAhAFr0LFu/AAAAFQEAAAsAAAAA&#10;AAAAAAAAAAAAHwEAAF9yZWxzLy5yZWxzUEsBAi0AFAAGAAgAAAAhAFh9HCTBAAAA3AAAAA8AAAAA&#10;AAAAAAAAAAAABwIAAGRycy9kb3ducmV2LnhtbFBLBQYAAAAAAwADALcAAAD1AgAAAAA=&#10;">
                  <v:textbox inset=".5mm,,.5mm">
                    <w:txbxContent>
                      <w:p w14:paraId="2565D78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9" o:spid="_x0000_s14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">
                  <v:textbox inset=".5mm,,.5mm">
                    <w:txbxContent>
                      <w:p w14:paraId="6987B4A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0" o:spid="_x0000_s14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ob/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M1PZ9IRkMt/AAAA//8DAFBLAQItABQABgAIAAAAIQDb4fbL7gAAAIUBAAATAAAAAAAAAAAAAAAA&#10;AAAAAABbQ29udGVudF9UeXBlc10ueG1sUEsBAi0AFAAGAAgAAAAhAFr0LFu/AAAAFQEAAAsAAAAA&#10;AAAAAAAAAAAAHwEAAF9yZWxzLy5yZWxzUEsBAi0AFAAGAAgAAAAhACPShv/BAAAA3AAAAA8AAAAA&#10;AAAAAAAAAAAABwIAAGRycy9kb3ducmV2LnhtbFBLBQYAAAAAAwADALcAAAD1AgAAAAA=&#10;">
                  <v:textbox inset=".5mm,,.5mm">
                    <w:txbxContent>
                      <w:p w14:paraId="1DDB804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1" o:spid="_x0000_s14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">
                  <v:textbox inset=".5mm,,.5mm">
                    <w:txbxContent>
                      <w:p w14:paraId="19F767F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2" o:spid="_x0000_s14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0T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ZPRGP7OxCMgF78AAAD//wMAUEsBAi0AFAAGAAgAAAAhANvh9svuAAAAhQEAABMAAAAAAAAAAAAA&#10;AAAAAAAAAFtDb250ZW50X1R5cGVzXS54bWxQSwECLQAUAAYACAAAACEAWvQsW78AAAAVAQAACwAA&#10;AAAAAAAAAAAAAAAfAQAAX3JlbHMvLnJlbHNQSwECLQAUAAYACAAAACEAvEy9E8MAAADcAAAADwAA&#10;AAAAAAAAAAAAAAAHAgAAZHJzL2Rvd25yZXYueG1sUEsFBgAAAAADAAMAtwAAAPcCAAAAAA==&#10;">
                  <v:textbox inset=".5mm,,.5mm">
                    <w:txbxContent>
                      <w:p w14:paraId="6947686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13" o:spid="_x0000_s1493" style="position:absolute;left:1135;top:1379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<v:shape id="Text Box 314" o:spid="_x0000_s149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">
                  <v:textbox inset=".5mm,,.5mm">
                    <w:txbxContent>
                      <w:p w14:paraId="7C655D4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5" o:spid="_x0000_s149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">
                  <v:textbox inset=".5mm,,.5mm">
                    <w:txbxContent>
                      <w:p w14:paraId="370C4E0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6" o:spid="_x0000_s149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">
                  <v:textbox inset=".5mm,,.5mm">
                    <w:txbxContent>
                      <w:p w14:paraId="22F8554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7" o:spid="_x0000_s149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">
                  <v:textbox inset=".5mm,,.5mm">
                    <w:txbxContent>
                      <w:p w14:paraId="7E26491C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8" o:spid="_x0000_s149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r5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K1NZ9IRkMt/AAAA//8DAFBLAQItABQABgAIAAAAIQDb4fbL7gAAAIUBAAATAAAAAAAAAAAAAAAA&#10;AAAAAABbQ29udGVudF9UeXBlc10ueG1sUEsBAi0AFAAGAAgAAAAhAFr0LFu/AAAAFQEAAAsAAAAA&#10;AAAAAAAAAAAAHwEAAF9yZWxzLy5yZWxzUEsBAi0AFAAGAAgAAAAhAN2kivnBAAAA3AAAAA8AAAAA&#10;AAAAAAAAAAAABwIAAGRycy9kb3ducmV2LnhtbFBLBQYAAAAAAwADALcAAAD1AgAAAAA=&#10;">
                  <v:textbox inset=".5mm,,.5mm">
                    <w:txbxContent>
                      <w:p w14:paraId="4430B5D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9" o:spid="_x0000_s149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">
                  <v:textbox inset=".5mm,,.5mm">
                    <w:txbxContent>
                      <w:p w14:paraId="269630A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0" o:spid="_x0000_s150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kx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bw&#10;lMX58Uw8AnL7CwAA//8DAFBLAQItABQABgAIAAAAIQDb4fbL7gAAAIUBAAATAAAAAAAAAAAAAAAA&#10;AAAAAABbQ29udGVudF9UeXBlc10ueG1sUEsBAi0AFAAGAAgAAAAhAFr0LFu/AAAAFQEAAAsAAAAA&#10;AAAAAAAAAAAAHwEAAF9yZWxzLy5yZWxzUEsBAi0AFAAGAAgAAAAhAO2+TELBAAAA3AAAAA8AAAAA&#10;AAAAAAAAAAAABwIAAGRycy9kb3ducmV2LnhtbFBLBQYAAAAAAwADALcAAAD1AgAAAAA=&#10;">
                  <v:textbox inset=".5mm,,.5mm">
                    <w:txbxContent>
                      <w:p w14:paraId="780784BD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1" o:spid="_x0000_s150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n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ZPxCP7OxCMgF78AAAD//wMAUEsBAi0AFAAGAAgAAAAhANvh9svuAAAAhQEAABMAAAAAAAAAAAAA&#10;AAAAAAAAAFtDb250ZW50X1R5cGVzXS54bWxQSwECLQAUAAYACAAAACEAWvQsW78AAAAVAQAACwAA&#10;AAAAAAAAAAAAAAAfAQAAX3JlbHMvLnJlbHNQSwECLQAUAAYACAAAACEAgvLp2cMAAADcAAAADwAA&#10;AAAAAAAAAAAAAAAHAgAAZHJzL2Rvd25yZXYueG1sUEsFBgAAAAADAAMAtwAAAPcCAAAAAA==&#10;">
                  <v:textbox inset=".5mm,,.5mm">
                    <w:txbxContent>
                      <w:p w14:paraId="5DB80C1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2" o:spid="_x0000_s150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He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bwlqZwPROPgFxcAAAA//8DAFBLAQItABQABgAIAAAAIQDb4fbL7gAAAIUBAAATAAAAAAAAAAAA&#10;AAAAAAAAAABbQ29udGVudF9UeXBlc10ueG1sUEsBAi0AFAAGAAgAAAAhAFr0LFu/AAAAFQEAAAsA&#10;AAAAAAAAAAAAAAAAHwEAAF9yZWxzLy5yZWxzUEsBAi0AFAAGAAgAAAAhAHIgd67EAAAA3AAAAA8A&#10;AAAAAAAAAAAAAAAABwIAAGRycy9kb3ducmV2LnhtbFBLBQYAAAAAAwADALcAAAD4AgAAAAA=&#10;">
                  <v:textbox inset=".5mm,,.5mm">
                    <w:txbxContent>
                      <w:p w14:paraId="2B4527A0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3" o:spid="_x0000_s150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NI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">
                  <v:textbox inset=".5mm,,.5mm">
                    <w:txbxContent>
                      <w:p w14:paraId="0B18882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24" o:spid="_x0000_s1504" style="position:absolute;left:1135;top:1425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<v:shape id="Text Box 325" o:spid="_x0000_s150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e/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7aAz3M/EIyMUNAAD//wMAUEsBAi0AFAAGAAgAAAAhANvh9svuAAAAhQEAABMAAAAAAAAAAAAA&#10;AAAAAAAAAFtDb250ZW50X1R5cGVzXS54bWxQSwECLQAUAAYACAAAACEAWvQsW78AAAAVAQAACwAA&#10;AAAAAAAAAAAAAAAfAQAAX3JlbHMvLnJlbHNQSwECLQAUAAYACAAAACEA/cnv2sMAAADcAAAADwAA&#10;AAAAAAAAAAAAAAAHAgAAZHJzL2Rvd25yZXYueG1sUEsFBgAAAAADAAMAtwAAAPcCAAAAAA==&#10;">
                  <v:textbox inset=".5mm,,.5mm">
                    <w:txbxContent>
                      <w:p w14:paraId="7D14C84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6" o:spid="_x0000_s150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3Gt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kbDMTzPxCMg5/8AAAD//wMAUEsBAi0AFAAGAAgAAAAhANvh9svuAAAAhQEAABMAAAAAAAAAAAAA&#10;AAAAAAAAAFtDb250ZW50X1R5cGVzXS54bWxQSwECLQAUAAYACAAAACEAWvQsW78AAAAVAQAACwAA&#10;AAAAAAAAAAAAAAAfAQAAX3JlbHMvLnJlbHNQSwECLQAUAAYACAAAACEADRtxrcMAAADcAAAADwAA&#10;AAAAAAAAAAAAAAAHAgAAZHJzL2Rvd25yZXYueG1sUEsFBgAAAAADAAMAtwAAAPcCAAAAAA==&#10;">
                  <v:textbox inset=".5mm,,.5mm">
                    <w:txbxContent>
                      <w:p w14:paraId="2539F61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7" o:spid="_x0000_s150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9Q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ZPxFP7OxCMgl78AAAD//wMAUEsBAi0AFAAGAAgAAAAhANvh9svuAAAAhQEAABMAAAAAAAAAAAAA&#10;AAAAAAAAAFtDb250ZW50X1R5cGVzXS54bWxQSwECLQAUAAYACAAAACEAWvQsW78AAAAVAQAACwAA&#10;AAAAAAAAAAAAAAAfAQAAX3JlbHMvLnJlbHNQSwECLQAUAAYACAAAACEAYlfUNsMAAADcAAAADwAA&#10;AAAAAAAAAAAAAAAHAgAAZHJzL2Rvd25yZXYueG1sUEsFBgAAAAADAAMAtwAAAPcCAAAAAA==&#10;">
                  <v:textbox inset=".5mm,,.5mm">
                    <w:txbxContent>
                      <w:p w14:paraId="155B032B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8" o:spid="_x0000_s150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EB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bw&#10;lMW18Uw8AnL7CwAA//8DAFBLAQItABQABgAIAAAAIQDb4fbL7gAAAIUBAAATAAAAAAAAAAAAAAAA&#10;AAAAAABbQ29udGVudF9UeXBlc10ueG1sUEsBAi0AFAAGAAgAAAAhAFr0LFu/AAAAFQEAAAsAAAAA&#10;AAAAAAAAAAAAHwEAAF9yZWxzLy5yZWxzUEsBAi0AFAAGAAgAAAAhABPIQETBAAAA3AAAAA8AAAAA&#10;AAAAAAAAAAAABwIAAGRycy9kb3ducmV2LnhtbFBLBQYAAAAAAwADALcAAAD1AgAAAAA=&#10;">
                  <v:textbox inset=".5mm,,.5mm">
                    <w:txbxContent>
                      <w:p w14:paraId="7BC1F62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9" o:spid="_x0000_s150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X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eB99AH3M/EIyMUNAAD//wMAUEsBAi0AFAAGAAgAAAAhANvh9svuAAAAhQEAABMAAAAAAAAAAAAA&#10;AAAAAAAAAFtDb250ZW50X1R5cGVzXS54bWxQSwECLQAUAAYACAAAACEAWvQsW78AAAAVAQAACwAA&#10;AAAAAAAAAAAAAAAfAQAAX3JlbHMvLnJlbHNQSwECLQAUAAYACAAAACEAfITl38MAAADcAAAADwAA&#10;AAAAAAAAAAAAAAAHAgAAZHJzL2Rvd25yZXYueG1sUEsFBgAAAAADAAMAtwAAAPcCAAAAAA==&#10;">
                  <v:textbox inset=".5mm,,.5mm">
                    <w:txbxContent>
                      <w:p w14:paraId="27D9EA6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0" o:spid="_x0000_s151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">
                  <v:textbox inset=".5mm,,.5mm">
                    <w:txbxContent>
                      <w:p w14:paraId="11044861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1" o:spid="_x0000_s151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">
                  <v:textbox inset=".5mm,,.5mm">
                    <w:txbxContent>
                      <w:p w14:paraId="405C256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2" o:spid="_x0000_s151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eFz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">
                  <v:textbox inset=".5mm,,.5mm">
                    <w:txbxContent>
                      <w:p w14:paraId="56949155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3" o:spid="_x0000_s151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">
                  <v:textbox inset=".5mm,,.5mm">
                    <w:txbxContent>
                      <w:p w14:paraId="17AD040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4" o:spid="_x0000_s151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">
                  <v:textbox inset=".5mm,,.5mm">
                    <w:txbxContent>
                      <w:p w14:paraId="7109A0C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35" o:spid="_x0000_s1515" style="position:absolute;left:1135;top:1470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52Y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">
                <v:shape id="Text Box 336" o:spid="_x0000_s151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">
                  <v:textbox inset=".5mm,,.5mm">
                    <w:txbxContent>
                      <w:p w14:paraId="3CC08699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7" o:spid="_x0000_s151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">
                  <v:textbox inset=".5mm,,.5mm">
                    <w:txbxContent>
                      <w:p w14:paraId="178F5878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8" o:spid="_x0000_s151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">
                  <v:textbox inset=".5mm,,.5mm">
                    <w:txbxContent>
                      <w:p w14:paraId="7F8AC58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9" o:spid="_x0000_s151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">
                  <v:textbox inset=".5mm,,.5mm">
                    <w:txbxContent>
                      <w:p w14:paraId="5A2FEE1A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0" o:spid="_x0000_s152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">
                  <v:textbox inset=".5mm,,.5mm">
                    <w:txbxContent>
                      <w:p w14:paraId="35992CBF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1" o:spid="_x0000_s152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">
                  <v:textbox inset=".5mm,,.5mm">
                    <w:txbxContent>
                      <w:p w14:paraId="1E831343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2" o:spid="_x0000_s152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5IO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7eAT3M/EIyMUNAAD//wMAUEsBAi0AFAAGAAgAAAAhANvh9svuAAAAhQEAABMAAAAAAAAAAAAA&#10;AAAAAAAAAFtDb250ZW50X1R5cGVzXS54bWxQSwECLQAUAAYACAAAACEAWvQsW78AAAAVAQAACwAA&#10;AAAAAAAAAAAAAAAfAQAAX3JlbHMvLnJlbHNQSwECLQAUAAYACAAAACEAr/+SDsMAAADcAAAADwAA&#10;AAAAAAAAAAAAAAAHAgAAZHJzL2Rvd25yZXYueG1sUEsFBgAAAAADAAMAtwAAAPcCAAAAAA==&#10;">
                  <v:textbox inset=".5mm,,.5mm">
                    <w:txbxContent>
                      <w:p w14:paraId="3E7B3D67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3" o:spid="_x0000_s152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">
                  <v:textbox inset=".5mm,,.5mm">
                    <w:txbxContent>
                      <w:p w14:paraId="32F9B6EE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4" o:spid="_x0000_s152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">
                  <v:textbox inset=".5mm,,.5mm">
                    <w:txbxContent>
                      <w:p w14:paraId="56DBA264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5" o:spid="_x0000_s152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">
                  <v:textbox inset=".5mm,,.5mm">
                    <w:txbxContent>
                      <w:p w14:paraId="4DE628F2" w14:textId="77777777" w:rsidR="004B0CA8" w:rsidRDefault="004B0CA8" w:rsidP="004A1C8F">
                        <w:pPr>
                          <w:pStyle w:val="a6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46" o:spid="_x0000_s1526" style="position:absolute;left:567;top:8578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<v:group id="Group 347" o:spid="_x0000_s1527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9UJ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">
                  <v:shape id="Text Box 348" o:spid="_x0000_s1528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" filled="f" strokeweight="2.25pt">
                    <v:textbox style="layout-flow:vertical;mso-layout-flow-alt:bottom-to-top" inset=".5mm,.3mm,.5mm,.3mm">
                      <w:txbxContent>
                        <w:p w14:paraId="35D154AA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349" o:spid="_x0000_s1529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1CAA8955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350" o:spid="_x0000_s1530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" filled="f" strokeweight="2.25pt">
                    <v:textbox style="layout-flow:vertical;mso-layout-flow-alt:bottom-to-top" inset=".5mm,.3mm,.5mm,.3mm">
                      <w:txbxContent>
                        <w:p w14:paraId="5A86EFC8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351" o:spid="_x0000_s1531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5883C7B4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352" o:spid="_x0000_s1532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269D33F3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353" o:spid="_x0000_s1533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<v:shape id="Text Box 354" o:spid="_x0000_s15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35DBB556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5" o:spid="_x0000_s15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4AEAE7B8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6" o:spid="_x0000_s15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" filled="f" strokeweight="2.25pt">
                    <v:textbox style="layout-flow:vertical;mso-layout-flow-alt:bottom-to-top" inset=".5mm,.3mm,.5mm,.3mm">
                      <w:txbxContent>
                        <w:p w14:paraId="12205782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7" o:spid="_x0000_s15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3FD06122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8" o:spid="_x0000_s15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" filled="f" strokeweight="2.25pt">
                    <v:textbox style="layout-flow:vertical;mso-layout-flow-alt:bottom-to-top" inset=".5mm,.3mm,.5mm,.3mm">
                      <w:txbxContent>
                        <w:p w14:paraId="6CBB3117" w14:textId="77777777" w:rsidR="004B0CA8" w:rsidRDefault="004B0CA8" w:rsidP="004A1C8F">
                          <w:pPr>
                            <w:pStyle w:val="a6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</v:group>
              </v:group>
              <v:rect id="Rectangle 359" o:spid="_x0000_s1539" style="position:absolute;left:1128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" filled="f" strokeweight="2.25pt"/>
              <v:group id="Group 360" o:spid="_x0000_s1540" style="position:absolute;left:1583;top:1958;width:9474;height:13743" coordorigin="1586,2096" coordsize="9474,1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<v:line id="Line 361" o:spid="_x0000_s1541" style="position:absolute;visibility:visible;mso-wrap-style:square" from="1586,2132" to="1592,1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" strokeweight="2.25pt"/>
                <v:line id="Line 362" o:spid="_x0000_s1542" style="position:absolute;visibility:visible;mso-wrap-style:square" from="2726,2129" to="2732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XnZ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iazMbzPxCMgV38AAAD//wMAUEsBAi0AFAAGAAgAAAAhANvh9svuAAAAhQEAABMAAAAAAAAAAAAA&#10;AAAAAAAAAFtDb250ZW50X1R5cGVzXS54bWxQSwECLQAUAAYACAAAACEAWvQsW78AAAAVAQAACwAA&#10;AAAAAAAAAAAAAAAfAQAAX3JlbHMvLnJlbHNQSwECLQAUAAYACAAAACEAuKV52cMAAADcAAAADwAA&#10;AAAAAAAAAAAAAAAHAgAAZHJzL2Rvd25yZXYueG1sUEsFBgAAAAADAAMAtwAAAPcCAAAAAA==&#10;" strokeweight="2.25pt"/>
                <v:line id="Line 363" o:spid="_x0000_s1543" style="position:absolute;visibility:visible;mso-wrap-style:square" from="3851,2129" to="3857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" strokeweight="2.25pt"/>
                <v:line id="Line 364" o:spid="_x0000_s1544" style="position:absolute;visibility:visible;mso-wrap-style:square" from="4985,2129" to="4991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" strokeweight="2.25pt"/>
                <v:line id="Line 365" o:spid="_x0000_s1545" style="position:absolute;visibility:visible;mso-wrap-style:square" from="6110,2096" to="6116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" strokeweight="2.25pt"/>
                <v:line id="Line 366" o:spid="_x0000_s1546" style="position:absolute;visibility:visible;mso-wrap-style:square" from="7243,2129" to="7249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" strokeweight="2.25pt"/>
                <v:line id="Line 367" o:spid="_x0000_s1547" style="position:absolute;visibility:visible;mso-wrap-style:square" from="8955,2096" to="8961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" strokeweight="2.25pt"/>
                <v:line id="Line 368" o:spid="_x0000_s1548" style="position:absolute;visibility:visible;mso-wrap-style:square" from="10203,2096" to="10209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" strokeweight="2.25pt"/>
                <v:line id="Line 369" o:spid="_x0000_s1549" style="position:absolute;visibility:visible;mso-wrap-style:square" from="11054,2096" to="11060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" strokeweight="2.25pt"/>
              </v:group>
              <v:group id="Group 370" o:spid="_x0000_s1550" style="position:absolute;left:1128;top:15633;width:10489;height:940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ofA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">
                <v:rect id="Rectangle 371" o:spid="_x0000_s1551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" strokeweight="2.25pt"/>
                <v:group id="Group 372" o:spid="_x0000_s1552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ws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9TeDvTDgCcv0LAAD//wMAUEsBAi0AFAAGAAgAAAAhANvh9svuAAAAhQEAABMAAAAAAAAA&#10;AAAAAAAAAAAAAFtDb250ZW50X1R5cGVzXS54bWxQSwECLQAUAAYACAAAACEAWvQsW78AAAAVAQAA&#10;CwAAAAAAAAAAAAAAAAAfAQAAX3JlbHMvLnJlbHNQSwECLQAUAAYACAAAACEAIZi8LMYAAADcAAAA&#10;DwAAAAAAAAAAAAAAAAAHAgAAZHJzL2Rvd25yZXYueG1sUEsFBgAAAAADAAMAtwAAAPoCAAAAAA==&#10;">
                  <v:group id="Group 373" o:spid="_x0000_s1553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Bm3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">
                    <v:shape id="Text Box 374" o:spid="_x0000_s1554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" strokeweight="2.25pt">
                      <v:textbox inset=".5mm,.3mm,.5mm,.3mm">
                        <w:txbxContent>
                          <w:p w14:paraId="7F820179" w14:textId="77777777" w:rsidR="004B0CA8" w:rsidRDefault="004B0CA8" w:rsidP="004A1C8F">
                            <w:pPr>
                              <w:pStyle w:val="a6"/>
                              <w:spacing w:line="240" w:lineRule="auto"/>
                              <w:ind w:firstLine="0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375" o:spid="_x0000_s1555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" strokeweight="2.25pt">
                      <v:textbox inset=".5mm,.3mm,.5mm,.3mm">
                        <w:txbxContent>
                          <w:p w14:paraId="69BA0B06" w14:textId="6030C803" w:rsidR="004B0CA8" w:rsidRDefault="004B0CA8" w:rsidP="004A1C8F">
                            <w:pPr>
                              <w:pStyle w:val="a6"/>
                              <w:spacing w:before="120" w:line="240" w:lineRule="auto"/>
                              <w:ind w:firstLine="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>34</w: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376" o:spid="_x0000_s1556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" strokeweight="2.25pt">
                    <v:textbox inset=".5mm,.3mm,.5mm,.3mm">
                      <w:txbxContent>
                        <w:p w14:paraId="0E8F7408" w14:textId="77777777" w:rsidR="004B0CA8" w:rsidRPr="00525B8B" w:rsidRDefault="004B0CA8" w:rsidP="004A1C8F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30630B5B" w14:textId="1183F02F" w:rsidR="004B0CA8" w:rsidRPr="002C7271" w:rsidRDefault="004B0CA8" w:rsidP="004B0CA8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lang w:val="en-US"/>
                            </w:rPr>
                          </w:pPr>
                          <w:r w:rsidRPr="0073116A">
                            <w:rPr>
                              <w:b/>
                              <w:noProof/>
                              <w:highlight w:val="yellow"/>
                            </w:rPr>
                            <w:t>000</w:t>
                          </w:r>
                        </w:p>
                      </w:txbxContent>
                    </v:textbox>
                  </v:shape>
                  <v:group id="Group 377" o:spid="_x0000_s1557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+0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Me8ftMYAAADcAAAA&#10;DwAAAAAAAAAAAAAAAAAHAgAAZHJzL2Rvd25yZXYueG1sUEsFBgAAAAADAAMAtwAAAPoCAAAAAA==&#10;">
                    <v:group id="Group 378" o:spid="_x0000_s1558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vG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">
                      <v:shape id="Text Box 379" o:spid="_x0000_s155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" strokeweight="2.25pt">
                        <v:textbox inset=".5mm,.3mm,.5mm,.3mm">
                          <w:txbxContent>
                            <w:p w14:paraId="34F36E66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380" o:spid="_x0000_s156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" strokeweight="2.25pt">
                        <v:textbox inset=".5mm,.3mm,.5mm,.3mm">
                          <w:txbxContent>
                            <w:p w14:paraId="7DC82680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381" o:spid="_x0000_s156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" strokeweight="2.25pt">
                        <v:textbox inset=".5mm,.3mm,.5mm,.3mm">
                          <w:txbxContent>
                            <w:p w14:paraId="1AE66DE7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82" o:spid="_x0000_s156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" strokeweight="2.25pt">
                        <v:textbox inset=".5mm,.3mm,.5mm,.3mm">
                          <w:txbxContent>
                            <w:p w14:paraId="12272853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83" o:spid="_x0000_s156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" strokeweight="2.25pt">
                        <v:textbox inset=".5mm,.3mm,.5mm,.3mm">
                          <w:txbxContent>
                            <w:p w14:paraId="32FAEBEA" w14:textId="77777777" w:rsidR="004B0CA8" w:rsidRDefault="004B0CA8" w:rsidP="004A1C8F">
                              <w:pPr>
                                <w:pStyle w:val="a6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84" o:spid="_x0000_s1564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    <v:group id="Group 385" o:spid="_x0000_s1565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R/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vlzA/5lwBOTmDwAA//8DAFBLAQItABQABgAIAAAAIQDb4fbL7gAAAIUBAAATAAAAAAAAAAAA&#10;AAAAAAAAAABbQ29udGVudF9UeXBlc10ueG1sUEsBAi0AFAAGAAgAAAAhAFr0LFu/AAAAFQEAAAsA&#10;AAAAAAAAAAAAAAAAHwEAAF9yZWxzLy5yZWxzUEsBAi0AFAAGAAgAAAAhAJukVH/EAAAA3AAAAA8A&#10;AAAAAAAAAAAAAAAABwIAAGRycy9kb3ducmV2LnhtbFBLBQYAAAAAAwADALcAAAD4AgAAAAA=&#10;">
                        <v:group id="Group 386" o:spid="_x0000_s1566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oI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dDGH55lwBOT6HwAA//8DAFBLAQItABQABgAIAAAAIQDb4fbL7gAAAIUBAAATAAAAAAAAAAAA&#10;AAAAAAAAAABbQ29udGVudF9UeXBlc10ueG1sUEsBAi0AFAAGAAgAAAAhAFr0LFu/AAAAFQEAAAsA&#10;AAAAAAAAAAAAAAAAHwEAAF9yZWxzLy5yZWxzUEsBAi0AFAAGAAgAAAAhAGt2ygjEAAAA3AAAAA8A&#10;AAAAAAAAAAAAAAAABwIAAGRycy9kb3ducmV2LnhtbFBLBQYAAAAAAwADALcAAAD4AgAAAAA=&#10;">
                          <v:shape id="Text Box 387" o:spid="_x0000_s1567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" strokeweight="1pt">
                            <v:textbox inset=".5mm,.3mm,.5mm,.3mm">
                              <w:txbxContent>
                                <w:p w14:paraId="341DAF25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88" o:spid="_x0000_s156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1209568C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89" o:spid="_x0000_s156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" strokeweight="1pt">
                            <v:textbox inset=".5mm,.3mm,.5mm,.3mm">
                              <w:txbxContent>
                                <w:p w14:paraId="2F66A09F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0" o:spid="_x0000_s157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" strokeweight="1pt">
                            <v:textbox inset=".5mm,.3mm,.5mm,.3mm">
                              <w:txbxContent>
                                <w:p w14:paraId="41B382D4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1" o:spid="_x0000_s157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3523D6D6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2" o:spid="_x0000_s1572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        <v:shape id="Text Box 393" o:spid="_x0000_s1573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9A636C5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4" o:spid="_x0000_s157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+ex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" strokeweight="1pt">
                            <v:textbox inset=".5mm,.3mm,.5mm,.3mm">
                              <w:txbxContent>
                                <w:p w14:paraId="49EA6EA5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5" o:spid="_x0000_s157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3A11CD85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6" o:spid="_x0000_s157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0078F59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7" o:spid="_x0000_s157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E790BDB" w14:textId="77777777" w:rsidR="004B0CA8" w:rsidRDefault="004B0CA8" w:rsidP="004A1C8F">
                                  <w:pPr>
                                    <w:pStyle w:val="a6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398" o:spid="_x0000_s1578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" strokeweight="2.25pt"/>
                      <v:line id="Line 399" o:spid="_x0000_s1579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" strokeweight="2.25pt"/>
                      <v:line id="Line 400" o:spid="_x0000_s1580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" strokeweight="2.25pt"/>
                      <v:line id="Line 401" o:spid="_x0000_s1581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" strokeweight="2.25pt"/>
                      <v:line id="Line 402" o:spid="_x0000_s1582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" strokeweight="2.25pt"/>
                      <v:line id="Line 403" o:spid="_x0000_s1583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57C76E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BE80DC0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514F63E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2FC6D08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DB4F08C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12E4F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82C12C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5839B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C46EF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548C9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3"/>
    <w:multiLevelType w:val="singleLevel"/>
    <w:tmpl w:val="00000003"/>
    <w:name w:val="WW8Num6"/>
    <w:lvl w:ilvl="0">
      <w:start w:val="12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/>
      </w:rPr>
    </w:lvl>
  </w:abstractNum>
  <w:abstractNum w:abstractNumId="11" w15:restartNumberingAfterBreak="0">
    <w:nsid w:val="0892084E"/>
    <w:multiLevelType w:val="multilevel"/>
    <w:tmpl w:val="D5107B5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002" w:hanging="576"/>
      </w:pPr>
      <w:rPr>
        <w:b/>
      </w:rPr>
    </w:lvl>
    <w:lvl w:ilvl="2">
      <w:start w:val="1"/>
      <w:numFmt w:val="decimal"/>
      <w:lvlText w:val="%1.%2.%3"/>
      <w:lvlJc w:val="left"/>
      <w:pPr>
        <w:ind w:left="1146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08C9345F"/>
    <w:multiLevelType w:val="hybridMultilevel"/>
    <w:tmpl w:val="B078976E"/>
    <w:lvl w:ilvl="0" w:tplc="558EB20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A9A763B"/>
    <w:multiLevelType w:val="hybridMultilevel"/>
    <w:tmpl w:val="EA5A1696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0B963B54"/>
    <w:multiLevelType w:val="hybridMultilevel"/>
    <w:tmpl w:val="ACB6513A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0FCA66F1"/>
    <w:multiLevelType w:val="multilevel"/>
    <w:tmpl w:val="CB309856"/>
    <w:lvl w:ilvl="0">
      <w:start w:val="1"/>
      <w:numFmt w:val="decimal"/>
      <w:lvlText w:val="%1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  <w:sz w:val="28"/>
        <w:szCs w:val="28"/>
      </w:rPr>
    </w:lvl>
    <w:lvl w:ilvl="2">
      <w:start w:val="1"/>
      <w:numFmt w:val="bullet"/>
      <w:lvlText w:val=""/>
      <w:lvlJc w:val="left"/>
      <w:pPr>
        <w:ind w:left="1287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6" w15:restartNumberingAfterBreak="0">
    <w:nsid w:val="16E507F7"/>
    <w:multiLevelType w:val="hybridMultilevel"/>
    <w:tmpl w:val="B8507038"/>
    <w:lvl w:ilvl="0" w:tplc="842608E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A76F29"/>
    <w:multiLevelType w:val="hybridMultilevel"/>
    <w:tmpl w:val="90B286EA"/>
    <w:lvl w:ilvl="0" w:tplc="FC922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733048"/>
    <w:multiLevelType w:val="hybridMultilevel"/>
    <w:tmpl w:val="E05263BC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1D822A06"/>
    <w:multiLevelType w:val="multilevel"/>
    <w:tmpl w:val="783E530C"/>
    <w:lvl w:ilvl="0">
      <w:start w:val="1"/>
      <w:numFmt w:val="decimal"/>
      <w:suff w:val="space"/>
      <w:lvlText w:val="%1"/>
      <w:lvlJc w:val="left"/>
      <w:pPr>
        <w:ind w:left="141" w:firstLine="709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0" w15:restartNumberingAfterBreak="0">
    <w:nsid w:val="1FE12F7E"/>
    <w:multiLevelType w:val="multilevel"/>
    <w:tmpl w:val="F65A7236"/>
    <w:lvl w:ilvl="0">
      <w:start w:val="2"/>
      <w:numFmt w:val="decimal"/>
      <w:suff w:val="space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203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1" w15:restartNumberingAfterBreak="0">
    <w:nsid w:val="20785DF9"/>
    <w:multiLevelType w:val="hybridMultilevel"/>
    <w:tmpl w:val="E8FA3AFE"/>
    <w:lvl w:ilvl="0" w:tplc="6626357C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229C7207"/>
    <w:multiLevelType w:val="hybridMultilevel"/>
    <w:tmpl w:val="A3B03936"/>
    <w:lvl w:ilvl="0" w:tplc="6C92BA5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29CD6AB6"/>
    <w:multiLevelType w:val="hybridMultilevel"/>
    <w:tmpl w:val="7F38F450"/>
    <w:lvl w:ilvl="0" w:tplc="F5A44F4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9A14A7"/>
    <w:multiLevelType w:val="hybridMultilevel"/>
    <w:tmpl w:val="EBAA9EE6"/>
    <w:lvl w:ilvl="0" w:tplc="77068CD6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2FD94987"/>
    <w:multiLevelType w:val="hybridMultilevel"/>
    <w:tmpl w:val="1D464B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323077B"/>
    <w:multiLevelType w:val="multilevel"/>
    <w:tmpl w:val="717AC11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1554" w:hanging="48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92" w:hanging="1800"/>
      </w:pPr>
      <w:rPr>
        <w:rFonts w:hint="default"/>
      </w:rPr>
    </w:lvl>
  </w:abstractNum>
  <w:abstractNum w:abstractNumId="27" w15:restartNumberingAfterBreak="0">
    <w:nsid w:val="33882FC3"/>
    <w:multiLevelType w:val="multilevel"/>
    <w:tmpl w:val="1848C77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8" w15:restartNumberingAfterBreak="0">
    <w:nsid w:val="39A247DF"/>
    <w:multiLevelType w:val="multilevel"/>
    <w:tmpl w:val="73063928"/>
    <w:lvl w:ilvl="0">
      <w:start w:val="1"/>
      <w:numFmt w:val="decimal"/>
      <w:suff w:val="space"/>
      <w:lvlText w:val="%1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isLgl/>
      <w:suff w:val="space"/>
      <w:lvlText w:val="%1.%2"/>
      <w:lvlJc w:val="left"/>
      <w:pPr>
        <w:ind w:left="1353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bullet"/>
      <w:lvlText w:val=""/>
      <w:lvlJc w:val="left"/>
      <w:pPr>
        <w:ind w:left="1287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9" w15:restartNumberingAfterBreak="0">
    <w:nsid w:val="3A9522D0"/>
    <w:multiLevelType w:val="hybridMultilevel"/>
    <w:tmpl w:val="9B5A62E6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3C90282F"/>
    <w:multiLevelType w:val="hybridMultilevel"/>
    <w:tmpl w:val="BEB0F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3E6D12FB"/>
    <w:multiLevelType w:val="hybridMultilevel"/>
    <w:tmpl w:val="D430D8E4"/>
    <w:lvl w:ilvl="0" w:tplc="1FA4471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14C46AB"/>
    <w:multiLevelType w:val="hybridMultilevel"/>
    <w:tmpl w:val="8070C1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2FD2851"/>
    <w:multiLevelType w:val="hybridMultilevel"/>
    <w:tmpl w:val="ED706AA2"/>
    <w:lvl w:ilvl="0" w:tplc="4F04B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984301"/>
    <w:multiLevelType w:val="hybridMultilevel"/>
    <w:tmpl w:val="68B0B67E"/>
    <w:lvl w:ilvl="0" w:tplc="88D6FC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1200C97"/>
    <w:multiLevelType w:val="multilevel"/>
    <w:tmpl w:val="B172E5C8"/>
    <w:lvl w:ilvl="0">
      <w:start w:val="1"/>
      <w:numFmt w:val="decimal"/>
      <w:pStyle w:val="a1"/>
      <w:suff w:val="space"/>
      <w:lvlText w:val="%1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isLgl/>
      <w:suff w:val="space"/>
      <w:lvlText w:val="%1.%2.%3"/>
      <w:lvlJc w:val="left"/>
      <w:pPr>
        <w:ind w:left="1778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6" w15:restartNumberingAfterBreak="0">
    <w:nsid w:val="5AA95E81"/>
    <w:multiLevelType w:val="hybridMultilevel"/>
    <w:tmpl w:val="A71C52B6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0DE01EE"/>
    <w:multiLevelType w:val="hybridMultilevel"/>
    <w:tmpl w:val="5F26CCAE"/>
    <w:lvl w:ilvl="0" w:tplc="4F04B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8D331F"/>
    <w:multiLevelType w:val="hybridMultilevel"/>
    <w:tmpl w:val="1A86CEA6"/>
    <w:lvl w:ilvl="0" w:tplc="457AB28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7629E6"/>
    <w:multiLevelType w:val="hybridMultilevel"/>
    <w:tmpl w:val="50E02AB6"/>
    <w:lvl w:ilvl="0" w:tplc="49C2063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70B6822"/>
    <w:multiLevelType w:val="hybridMultilevel"/>
    <w:tmpl w:val="72220B32"/>
    <w:lvl w:ilvl="0" w:tplc="444449E8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7C82A97"/>
    <w:multiLevelType w:val="hybridMultilevel"/>
    <w:tmpl w:val="2AC65210"/>
    <w:lvl w:ilvl="0" w:tplc="4F04B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181DA4"/>
    <w:multiLevelType w:val="hybridMultilevel"/>
    <w:tmpl w:val="9544F016"/>
    <w:lvl w:ilvl="0" w:tplc="F3E2B3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3" w15:restartNumberingAfterBreak="0">
    <w:nsid w:val="69B80147"/>
    <w:multiLevelType w:val="hybridMultilevel"/>
    <w:tmpl w:val="1B94646A"/>
    <w:lvl w:ilvl="0" w:tplc="AC8E3B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B4C15F3"/>
    <w:multiLevelType w:val="hybridMultilevel"/>
    <w:tmpl w:val="80222D60"/>
    <w:lvl w:ilvl="0" w:tplc="C082CAF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272B0B"/>
    <w:multiLevelType w:val="multilevel"/>
    <w:tmpl w:val="5E96F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6" w15:restartNumberingAfterBreak="0">
    <w:nsid w:val="7D976A64"/>
    <w:multiLevelType w:val="hybridMultilevel"/>
    <w:tmpl w:val="90F445E6"/>
    <w:lvl w:ilvl="0" w:tplc="8DC2CF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num w:numId="1">
    <w:abstractNumId w:val="11"/>
  </w:num>
  <w:num w:numId="2">
    <w:abstractNumId w:val="28"/>
  </w:num>
  <w:num w:numId="3">
    <w:abstractNumId w:val="43"/>
  </w:num>
  <w:num w:numId="4">
    <w:abstractNumId w:val="38"/>
  </w:num>
  <w:num w:numId="5">
    <w:abstractNumId w:val="12"/>
  </w:num>
  <w:num w:numId="6">
    <w:abstractNumId w:val="35"/>
  </w:num>
  <w:num w:numId="7">
    <w:abstractNumId w:val="42"/>
  </w:num>
  <w:num w:numId="8">
    <w:abstractNumId w:val="34"/>
  </w:num>
  <w:num w:numId="9">
    <w:abstractNumId w:val="15"/>
  </w:num>
  <w:num w:numId="10">
    <w:abstractNumId w:val="44"/>
  </w:num>
  <w:num w:numId="11">
    <w:abstractNumId w:val="23"/>
  </w:num>
  <w:num w:numId="12">
    <w:abstractNumId w:val="16"/>
  </w:num>
  <w:num w:numId="13">
    <w:abstractNumId w:val="20"/>
  </w:num>
  <w:num w:numId="14">
    <w:abstractNumId w:val="26"/>
  </w:num>
  <w:num w:numId="15">
    <w:abstractNumId w:val="39"/>
  </w:num>
  <w:num w:numId="16">
    <w:abstractNumId w:val="24"/>
  </w:num>
  <w:num w:numId="17">
    <w:abstractNumId w:val="21"/>
  </w:num>
  <w:num w:numId="18">
    <w:abstractNumId w:val="40"/>
  </w:num>
  <w:num w:numId="19">
    <w:abstractNumId w:val="22"/>
  </w:num>
  <w:num w:numId="20">
    <w:abstractNumId w:val="18"/>
  </w:num>
  <w:num w:numId="21">
    <w:abstractNumId w:val="36"/>
  </w:num>
  <w:num w:numId="22">
    <w:abstractNumId w:val="14"/>
  </w:num>
  <w:num w:numId="23">
    <w:abstractNumId w:val="13"/>
  </w:num>
  <w:num w:numId="24">
    <w:abstractNumId w:val="19"/>
  </w:num>
  <w:num w:numId="25">
    <w:abstractNumId w:val="29"/>
  </w:num>
  <w:num w:numId="26">
    <w:abstractNumId w:val="30"/>
  </w:num>
  <w:num w:numId="27">
    <w:abstractNumId w:val="46"/>
  </w:num>
  <w:num w:numId="28">
    <w:abstractNumId w:val="31"/>
  </w:num>
  <w:num w:numId="29">
    <w:abstractNumId w:val="27"/>
  </w:num>
  <w:num w:numId="30">
    <w:abstractNumId w:val="25"/>
  </w:num>
  <w:num w:numId="31">
    <w:abstractNumId w:val="32"/>
  </w:num>
  <w:num w:numId="32">
    <w:abstractNumId w:val="41"/>
  </w:num>
  <w:num w:numId="33">
    <w:abstractNumId w:val="37"/>
  </w:num>
  <w:num w:numId="34">
    <w:abstractNumId w:val="33"/>
  </w:num>
  <w:num w:numId="35">
    <w:abstractNumId w:val="17"/>
  </w:num>
  <w:num w:numId="36">
    <w:abstractNumId w:val="45"/>
  </w:num>
  <w:num w:numId="3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9"/>
  </w:num>
  <w:num w:numId="39">
    <w:abstractNumId w:val="7"/>
  </w:num>
  <w:num w:numId="40">
    <w:abstractNumId w:val="6"/>
  </w:num>
  <w:num w:numId="41">
    <w:abstractNumId w:val="5"/>
  </w:num>
  <w:num w:numId="42">
    <w:abstractNumId w:val="4"/>
  </w:num>
  <w:num w:numId="43">
    <w:abstractNumId w:val="8"/>
  </w:num>
  <w:num w:numId="44">
    <w:abstractNumId w:val="3"/>
  </w:num>
  <w:num w:numId="45">
    <w:abstractNumId w:val="2"/>
  </w:num>
  <w:num w:numId="46">
    <w:abstractNumId w:val="1"/>
  </w:num>
  <w:num w:numId="47">
    <w:abstractNumId w:val="0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Бурков Алексей Анатольевич">
    <w15:presenceInfo w15:providerId="None" w15:userId="Бурков Алексей Анатолье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autoHyphenation/>
  <w:consecutiveHyphenLimit w:val="2"/>
  <w:hyphenationZone w:val="22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561"/>
    <w:rsid w:val="00000837"/>
    <w:rsid w:val="00001E6E"/>
    <w:rsid w:val="000024EA"/>
    <w:rsid w:val="00006B12"/>
    <w:rsid w:val="000108D8"/>
    <w:rsid w:val="0001194C"/>
    <w:rsid w:val="00015C0D"/>
    <w:rsid w:val="00017204"/>
    <w:rsid w:val="00021941"/>
    <w:rsid w:val="00022F47"/>
    <w:rsid w:val="00024978"/>
    <w:rsid w:val="00024B31"/>
    <w:rsid w:val="00025768"/>
    <w:rsid w:val="0002666A"/>
    <w:rsid w:val="00026B71"/>
    <w:rsid w:val="000270FF"/>
    <w:rsid w:val="0002752F"/>
    <w:rsid w:val="000300DB"/>
    <w:rsid w:val="0003054C"/>
    <w:rsid w:val="0003218A"/>
    <w:rsid w:val="0003299E"/>
    <w:rsid w:val="0003364F"/>
    <w:rsid w:val="00036997"/>
    <w:rsid w:val="000375A4"/>
    <w:rsid w:val="00037A08"/>
    <w:rsid w:val="00041426"/>
    <w:rsid w:val="00041436"/>
    <w:rsid w:val="00042690"/>
    <w:rsid w:val="0004338C"/>
    <w:rsid w:val="00043540"/>
    <w:rsid w:val="00043A4A"/>
    <w:rsid w:val="00047110"/>
    <w:rsid w:val="0004747B"/>
    <w:rsid w:val="00047C5C"/>
    <w:rsid w:val="000540B0"/>
    <w:rsid w:val="00054F9C"/>
    <w:rsid w:val="00054FFB"/>
    <w:rsid w:val="000558F2"/>
    <w:rsid w:val="0005680A"/>
    <w:rsid w:val="00060399"/>
    <w:rsid w:val="00061025"/>
    <w:rsid w:val="00061813"/>
    <w:rsid w:val="00061C8B"/>
    <w:rsid w:val="00065647"/>
    <w:rsid w:val="00066A21"/>
    <w:rsid w:val="00066C92"/>
    <w:rsid w:val="00066EF0"/>
    <w:rsid w:val="000700D5"/>
    <w:rsid w:val="00070FAD"/>
    <w:rsid w:val="000718F4"/>
    <w:rsid w:val="00072F2E"/>
    <w:rsid w:val="000730FE"/>
    <w:rsid w:val="00073ADA"/>
    <w:rsid w:val="00074E14"/>
    <w:rsid w:val="00074E76"/>
    <w:rsid w:val="00075C8D"/>
    <w:rsid w:val="00075D38"/>
    <w:rsid w:val="00076310"/>
    <w:rsid w:val="00077A02"/>
    <w:rsid w:val="00080B6F"/>
    <w:rsid w:val="0008282F"/>
    <w:rsid w:val="0008297F"/>
    <w:rsid w:val="00083AC1"/>
    <w:rsid w:val="00084D71"/>
    <w:rsid w:val="00084EEA"/>
    <w:rsid w:val="00085091"/>
    <w:rsid w:val="0008509A"/>
    <w:rsid w:val="00085ADD"/>
    <w:rsid w:val="00086676"/>
    <w:rsid w:val="00086B5C"/>
    <w:rsid w:val="00087197"/>
    <w:rsid w:val="0009041D"/>
    <w:rsid w:val="00091951"/>
    <w:rsid w:val="000924B8"/>
    <w:rsid w:val="00093630"/>
    <w:rsid w:val="0009563B"/>
    <w:rsid w:val="0009677B"/>
    <w:rsid w:val="0009695A"/>
    <w:rsid w:val="00096A02"/>
    <w:rsid w:val="000A0720"/>
    <w:rsid w:val="000A0937"/>
    <w:rsid w:val="000A1673"/>
    <w:rsid w:val="000A16E1"/>
    <w:rsid w:val="000A215C"/>
    <w:rsid w:val="000A2205"/>
    <w:rsid w:val="000A2609"/>
    <w:rsid w:val="000A3C81"/>
    <w:rsid w:val="000A555C"/>
    <w:rsid w:val="000A71BE"/>
    <w:rsid w:val="000A75B3"/>
    <w:rsid w:val="000B0611"/>
    <w:rsid w:val="000B0B68"/>
    <w:rsid w:val="000B116F"/>
    <w:rsid w:val="000B1572"/>
    <w:rsid w:val="000B1F0D"/>
    <w:rsid w:val="000B3205"/>
    <w:rsid w:val="000B324D"/>
    <w:rsid w:val="000B3F47"/>
    <w:rsid w:val="000B46FD"/>
    <w:rsid w:val="000B4FE4"/>
    <w:rsid w:val="000B644E"/>
    <w:rsid w:val="000B79CE"/>
    <w:rsid w:val="000C53C4"/>
    <w:rsid w:val="000C5AC4"/>
    <w:rsid w:val="000C77AA"/>
    <w:rsid w:val="000C7F60"/>
    <w:rsid w:val="000D1381"/>
    <w:rsid w:val="000D25F7"/>
    <w:rsid w:val="000D2916"/>
    <w:rsid w:val="000D388E"/>
    <w:rsid w:val="000D3A13"/>
    <w:rsid w:val="000D4999"/>
    <w:rsid w:val="000D5E57"/>
    <w:rsid w:val="000D7DEF"/>
    <w:rsid w:val="000E22B0"/>
    <w:rsid w:val="000E35CF"/>
    <w:rsid w:val="000E3F1D"/>
    <w:rsid w:val="000E48D7"/>
    <w:rsid w:val="000E5A27"/>
    <w:rsid w:val="000E63E0"/>
    <w:rsid w:val="000E65FB"/>
    <w:rsid w:val="000E68F1"/>
    <w:rsid w:val="000E69C0"/>
    <w:rsid w:val="000E7AEE"/>
    <w:rsid w:val="000F0353"/>
    <w:rsid w:val="000F21A2"/>
    <w:rsid w:val="000F2244"/>
    <w:rsid w:val="000F4C18"/>
    <w:rsid w:val="000F5099"/>
    <w:rsid w:val="000F51B2"/>
    <w:rsid w:val="000F67DA"/>
    <w:rsid w:val="000F6B3A"/>
    <w:rsid w:val="000F77CA"/>
    <w:rsid w:val="0010041E"/>
    <w:rsid w:val="00101005"/>
    <w:rsid w:val="001011C0"/>
    <w:rsid w:val="0010163E"/>
    <w:rsid w:val="00102E17"/>
    <w:rsid w:val="00104AC7"/>
    <w:rsid w:val="00104F45"/>
    <w:rsid w:val="00105E96"/>
    <w:rsid w:val="00106245"/>
    <w:rsid w:val="00106A0B"/>
    <w:rsid w:val="00106EBA"/>
    <w:rsid w:val="0010716A"/>
    <w:rsid w:val="00107588"/>
    <w:rsid w:val="00110AE9"/>
    <w:rsid w:val="00112C37"/>
    <w:rsid w:val="00114022"/>
    <w:rsid w:val="00114B5E"/>
    <w:rsid w:val="00114BD8"/>
    <w:rsid w:val="00114D73"/>
    <w:rsid w:val="001165EC"/>
    <w:rsid w:val="00116DB8"/>
    <w:rsid w:val="001170AC"/>
    <w:rsid w:val="001170D4"/>
    <w:rsid w:val="0011787A"/>
    <w:rsid w:val="00120D55"/>
    <w:rsid w:val="00123A64"/>
    <w:rsid w:val="00127213"/>
    <w:rsid w:val="001273CC"/>
    <w:rsid w:val="00127598"/>
    <w:rsid w:val="0013010F"/>
    <w:rsid w:val="00130A80"/>
    <w:rsid w:val="00131CA1"/>
    <w:rsid w:val="0013229B"/>
    <w:rsid w:val="001334FF"/>
    <w:rsid w:val="00134B74"/>
    <w:rsid w:val="00135F2C"/>
    <w:rsid w:val="00136B24"/>
    <w:rsid w:val="00141782"/>
    <w:rsid w:val="00144189"/>
    <w:rsid w:val="0014579F"/>
    <w:rsid w:val="001468CC"/>
    <w:rsid w:val="001469D3"/>
    <w:rsid w:val="00146B7E"/>
    <w:rsid w:val="0014705B"/>
    <w:rsid w:val="0015040A"/>
    <w:rsid w:val="001508F7"/>
    <w:rsid w:val="001518E1"/>
    <w:rsid w:val="0015208C"/>
    <w:rsid w:val="00153BBA"/>
    <w:rsid w:val="00153C19"/>
    <w:rsid w:val="00154217"/>
    <w:rsid w:val="001557AA"/>
    <w:rsid w:val="00160C78"/>
    <w:rsid w:val="00160F52"/>
    <w:rsid w:val="00161210"/>
    <w:rsid w:val="00162148"/>
    <w:rsid w:val="00162B1F"/>
    <w:rsid w:val="00162CFC"/>
    <w:rsid w:val="00163984"/>
    <w:rsid w:val="00163A28"/>
    <w:rsid w:val="00164AEC"/>
    <w:rsid w:val="00164FAE"/>
    <w:rsid w:val="0016541A"/>
    <w:rsid w:val="00166982"/>
    <w:rsid w:val="00167790"/>
    <w:rsid w:val="00167A47"/>
    <w:rsid w:val="0017147B"/>
    <w:rsid w:val="00172D2A"/>
    <w:rsid w:val="00173D1A"/>
    <w:rsid w:val="00174581"/>
    <w:rsid w:val="00174BA2"/>
    <w:rsid w:val="00175654"/>
    <w:rsid w:val="00176913"/>
    <w:rsid w:val="00176E67"/>
    <w:rsid w:val="0018098D"/>
    <w:rsid w:val="00180E51"/>
    <w:rsid w:val="00181DB7"/>
    <w:rsid w:val="00183745"/>
    <w:rsid w:val="00184DD4"/>
    <w:rsid w:val="00185D7F"/>
    <w:rsid w:val="00191645"/>
    <w:rsid w:val="00191D52"/>
    <w:rsid w:val="00193ED0"/>
    <w:rsid w:val="001948DC"/>
    <w:rsid w:val="00195734"/>
    <w:rsid w:val="00196F40"/>
    <w:rsid w:val="001A17B5"/>
    <w:rsid w:val="001A2685"/>
    <w:rsid w:val="001A50A1"/>
    <w:rsid w:val="001A5665"/>
    <w:rsid w:val="001A5A89"/>
    <w:rsid w:val="001A6326"/>
    <w:rsid w:val="001A6AC6"/>
    <w:rsid w:val="001A7836"/>
    <w:rsid w:val="001B01D4"/>
    <w:rsid w:val="001B127D"/>
    <w:rsid w:val="001B12FF"/>
    <w:rsid w:val="001B1666"/>
    <w:rsid w:val="001B1FA1"/>
    <w:rsid w:val="001B7A38"/>
    <w:rsid w:val="001C05D8"/>
    <w:rsid w:val="001C0869"/>
    <w:rsid w:val="001C1948"/>
    <w:rsid w:val="001C37CF"/>
    <w:rsid w:val="001C56E6"/>
    <w:rsid w:val="001C66F9"/>
    <w:rsid w:val="001C7D38"/>
    <w:rsid w:val="001D0B60"/>
    <w:rsid w:val="001D1963"/>
    <w:rsid w:val="001D1C75"/>
    <w:rsid w:val="001D24ED"/>
    <w:rsid w:val="001D2EDA"/>
    <w:rsid w:val="001D2FB1"/>
    <w:rsid w:val="001D688E"/>
    <w:rsid w:val="001D6D99"/>
    <w:rsid w:val="001D7AD2"/>
    <w:rsid w:val="001E01E7"/>
    <w:rsid w:val="001E151D"/>
    <w:rsid w:val="001E2888"/>
    <w:rsid w:val="001E31FC"/>
    <w:rsid w:val="001E36E5"/>
    <w:rsid w:val="001E48E5"/>
    <w:rsid w:val="001E4C33"/>
    <w:rsid w:val="001F01A9"/>
    <w:rsid w:val="001F0378"/>
    <w:rsid w:val="001F08F6"/>
    <w:rsid w:val="001F1C90"/>
    <w:rsid w:val="001F2A30"/>
    <w:rsid w:val="001F2E29"/>
    <w:rsid w:val="001F42ED"/>
    <w:rsid w:val="001F520A"/>
    <w:rsid w:val="001F5317"/>
    <w:rsid w:val="001F607F"/>
    <w:rsid w:val="001F62ED"/>
    <w:rsid w:val="001F6E17"/>
    <w:rsid w:val="00200E01"/>
    <w:rsid w:val="00202A84"/>
    <w:rsid w:val="0020392A"/>
    <w:rsid w:val="00203BA5"/>
    <w:rsid w:val="00203D4C"/>
    <w:rsid w:val="002041AB"/>
    <w:rsid w:val="00204569"/>
    <w:rsid w:val="002046F2"/>
    <w:rsid w:val="00205DA1"/>
    <w:rsid w:val="00206FFA"/>
    <w:rsid w:val="00207070"/>
    <w:rsid w:val="00207BB3"/>
    <w:rsid w:val="00207D53"/>
    <w:rsid w:val="00210900"/>
    <w:rsid w:val="00211BB1"/>
    <w:rsid w:val="00211CBD"/>
    <w:rsid w:val="00212585"/>
    <w:rsid w:val="00212BDD"/>
    <w:rsid w:val="00213F69"/>
    <w:rsid w:val="0021425E"/>
    <w:rsid w:val="002149CA"/>
    <w:rsid w:val="002150A2"/>
    <w:rsid w:val="00216529"/>
    <w:rsid w:val="0021701F"/>
    <w:rsid w:val="002172BB"/>
    <w:rsid w:val="002172C3"/>
    <w:rsid w:val="0021790E"/>
    <w:rsid w:val="00222F5C"/>
    <w:rsid w:val="002247EA"/>
    <w:rsid w:val="00225F9F"/>
    <w:rsid w:val="00226CE1"/>
    <w:rsid w:val="00226FC3"/>
    <w:rsid w:val="002270C1"/>
    <w:rsid w:val="00230177"/>
    <w:rsid w:val="00230470"/>
    <w:rsid w:val="00231042"/>
    <w:rsid w:val="00232B5C"/>
    <w:rsid w:val="00232E24"/>
    <w:rsid w:val="00232FE3"/>
    <w:rsid w:val="00235B65"/>
    <w:rsid w:val="00236436"/>
    <w:rsid w:val="002407A3"/>
    <w:rsid w:val="002411C4"/>
    <w:rsid w:val="00241A66"/>
    <w:rsid w:val="00242102"/>
    <w:rsid w:val="0024389E"/>
    <w:rsid w:val="00243FF7"/>
    <w:rsid w:val="00244593"/>
    <w:rsid w:val="00244B4A"/>
    <w:rsid w:val="00244BBE"/>
    <w:rsid w:val="00244F7F"/>
    <w:rsid w:val="00246D26"/>
    <w:rsid w:val="00246EC5"/>
    <w:rsid w:val="002500BB"/>
    <w:rsid w:val="00250A98"/>
    <w:rsid w:val="00251C7A"/>
    <w:rsid w:val="00252AD2"/>
    <w:rsid w:val="002542E5"/>
    <w:rsid w:val="002545BC"/>
    <w:rsid w:val="002546BB"/>
    <w:rsid w:val="0025492B"/>
    <w:rsid w:val="00257788"/>
    <w:rsid w:val="00260234"/>
    <w:rsid w:val="002618EF"/>
    <w:rsid w:val="00261BAA"/>
    <w:rsid w:val="00262B39"/>
    <w:rsid w:val="00262ED5"/>
    <w:rsid w:val="00263421"/>
    <w:rsid w:val="0026633D"/>
    <w:rsid w:val="00267175"/>
    <w:rsid w:val="002713CF"/>
    <w:rsid w:val="00271744"/>
    <w:rsid w:val="00272153"/>
    <w:rsid w:val="002727BC"/>
    <w:rsid w:val="002731DC"/>
    <w:rsid w:val="002733AB"/>
    <w:rsid w:val="0027366F"/>
    <w:rsid w:val="00274590"/>
    <w:rsid w:val="00276181"/>
    <w:rsid w:val="00277159"/>
    <w:rsid w:val="0028264C"/>
    <w:rsid w:val="0028307B"/>
    <w:rsid w:val="002843DA"/>
    <w:rsid w:val="0028767C"/>
    <w:rsid w:val="002902A3"/>
    <w:rsid w:val="00291061"/>
    <w:rsid w:val="00291ADC"/>
    <w:rsid w:val="002943AB"/>
    <w:rsid w:val="002943D5"/>
    <w:rsid w:val="00296508"/>
    <w:rsid w:val="00296783"/>
    <w:rsid w:val="0029774C"/>
    <w:rsid w:val="002A08B1"/>
    <w:rsid w:val="002A1BDA"/>
    <w:rsid w:val="002A2076"/>
    <w:rsid w:val="002A27A4"/>
    <w:rsid w:val="002A3199"/>
    <w:rsid w:val="002A47B3"/>
    <w:rsid w:val="002A50A0"/>
    <w:rsid w:val="002A76B6"/>
    <w:rsid w:val="002B0879"/>
    <w:rsid w:val="002B2612"/>
    <w:rsid w:val="002B579C"/>
    <w:rsid w:val="002B685B"/>
    <w:rsid w:val="002C0BD2"/>
    <w:rsid w:val="002C0FB4"/>
    <w:rsid w:val="002C1101"/>
    <w:rsid w:val="002C189A"/>
    <w:rsid w:val="002C19F0"/>
    <w:rsid w:val="002C1AFC"/>
    <w:rsid w:val="002C22D3"/>
    <w:rsid w:val="002C4153"/>
    <w:rsid w:val="002C5C16"/>
    <w:rsid w:val="002C6D79"/>
    <w:rsid w:val="002C7271"/>
    <w:rsid w:val="002C7385"/>
    <w:rsid w:val="002C77F8"/>
    <w:rsid w:val="002C7E59"/>
    <w:rsid w:val="002D0543"/>
    <w:rsid w:val="002D12BD"/>
    <w:rsid w:val="002D1583"/>
    <w:rsid w:val="002D4315"/>
    <w:rsid w:val="002D5BD4"/>
    <w:rsid w:val="002D6853"/>
    <w:rsid w:val="002D77AB"/>
    <w:rsid w:val="002D7B53"/>
    <w:rsid w:val="002D7C57"/>
    <w:rsid w:val="002E00F8"/>
    <w:rsid w:val="002E04E7"/>
    <w:rsid w:val="002E0C0A"/>
    <w:rsid w:val="002E13BA"/>
    <w:rsid w:val="002E154E"/>
    <w:rsid w:val="002E2565"/>
    <w:rsid w:val="002E289F"/>
    <w:rsid w:val="002E2B06"/>
    <w:rsid w:val="002E2C11"/>
    <w:rsid w:val="002E2FAD"/>
    <w:rsid w:val="002E3556"/>
    <w:rsid w:val="002E588E"/>
    <w:rsid w:val="002E64CF"/>
    <w:rsid w:val="002E67B7"/>
    <w:rsid w:val="002E7386"/>
    <w:rsid w:val="002E73CF"/>
    <w:rsid w:val="002E74F4"/>
    <w:rsid w:val="002F14FC"/>
    <w:rsid w:val="002F1879"/>
    <w:rsid w:val="002F18E5"/>
    <w:rsid w:val="002F2933"/>
    <w:rsid w:val="002F2956"/>
    <w:rsid w:val="002F3097"/>
    <w:rsid w:val="002F312D"/>
    <w:rsid w:val="002F3582"/>
    <w:rsid w:val="002F3819"/>
    <w:rsid w:val="002F3B0E"/>
    <w:rsid w:val="002F46FE"/>
    <w:rsid w:val="002F549A"/>
    <w:rsid w:val="002F6887"/>
    <w:rsid w:val="002F6A80"/>
    <w:rsid w:val="002F6A8B"/>
    <w:rsid w:val="002F6CFF"/>
    <w:rsid w:val="002F6F8D"/>
    <w:rsid w:val="00300928"/>
    <w:rsid w:val="0030134E"/>
    <w:rsid w:val="00304056"/>
    <w:rsid w:val="003045C2"/>
    <w:rsid w:val="0030499A"/>
    <w:rsid w:val="00304E3F"/>
    <w:rsid w:val="0030573B"/>
    <w:rsid w:val="00306C79"/>
    <w:rsid w:val="00307D17"/>
    <w:rsid w:val="00307D39"/>
    <w:rsid w:val="00310A73"/>
    <w:rsid w:val="003121EC"/>
    <w:rsid w:val="00314EDA"/>
    <w:rsid w:val="00316317"/>
    <w:rsid w:val="003166A2"/>
    <w:rsid w:val="0031715A"/>
    <w:rsid w:val="0031744D"/>
    <w:rsid w:val="00317480"/>
    <w:rsid w:val="003207BC"/>
    <w:rsid w:val="003237B4"/>
    <w:rsid w:val="00323BBE"/>
    <w:rsid w:val="00324E04"/>
    <w:rsid w:val="00324F60"/>
    <w:rsid w:val="0032577A"/>
    <w:rsid w:val="003271A7"/>
    <w:rsid w:val="00334960"/>
    <w:rsid w:val="00335387"/>
    <w:rsid w:val="00335C91"/>
    <w:rsid w:val="00336C70"/>
    <w:rsid w:val="0033770B"/>
    <w:rsid w:val="00337DA6"/>
    <w:rsid w:val="003417A8"/>
    <w:rsid w:val="00341C3F"/>
    <w:rsid w:val="00341C87"/>
    <w:rsid w:val="003435F2"/>
    <w:rsid w:val="00343D86"/>
    <w:rsid w:val="00345308"/>
    <w:rsid w:val="00345BFA"/>
    <w:rsid w:val="00345E63"/>
    <w:rsid w:val="00345FB8"/>
    <w:rsid w:val="00347E55"/>
    <w:rsid w:val="00350F52"/>
    <w:rsid w:val="0035194A"/>
    <w:rsid w:val="00351BDC"/>
    <w:rsid w:val="00351C1A"/>
    <w:rsid w:val="00352FB0"/>
    <w:rsid w:val="0035313C"/>
    <w:rsid w:val="00356238"/>
    <w:rsid w:val="003562EA"/>
    <w:rsid w:val="003562EB"/>
    <w:rsid w:val="00356DAE"/>
    <w:rsid w:val="003571FC"/>
    <w:rsid w:val="0035782C"/>
    <w:rsid w:val="003602C5"/>
    <w:rsid w:val="00360B4C"/>
    <w:rsid w:val="003620EF"/>
    <w:rsid w:val="00365350"/>
    <w:rsid w:val="0036664C"/>
    <w:rsid w:val="0036793C"/>
    <w:rsid w:val="003719B8"/>
    <w:rsid w:val="00374050"/>
    <w:rsid w:val="00380341"/>
    <w:rsid w:val="003826E1"/>
    <w:rsid w:val="0038314E"/>
    <w:rsid w:val="003836A0"/>
    <w:rsid w:val="00384A62"/>
    <w:rsid w:val="00384B3A"/>
    <w:rsid w:val="003851A9"/>
    <w:rsid w:val="00386049"/>
    <w:rsid w:val="00387ACA"/>
    <w:rsid w:val="00387F63"/>
    <w:rsid w:val="00390009"/>
    <w:rsid w:val="0039177A"/>
    <w:rsid w:val="003923D5"/>
    <w:rsid w:val="00392643"/>
    <w:rsid w:val="00392CDA"/>
    <w:rsid w:val="00392E31"/>
    <w:rsid w:val="00394B3B"/>
    <w:rsid w:val="003A06F3"/>
    <w:rsid w:val="003A077B"/>
    <w:rsid w:val="003A618A"/>
    <w:rsid w:val="003A75B5"/>
    <w:rsid w:val="003B1D02"/>
    <w:rsid w:val="003B268D"/>
    <w:rsid w:val="003B5359"/>
    <w:rsid w:val="003B5829"/>
    <w:rsid w:val="003B6151"/>
    <w:rsid w:val="003B77B7"/>
    <w:rsid w:val="003B7B5F"/>
    <w:rsid w:val="003B7CAD"/>
    <w:rsid w:val="003B7D30"/>
    <w:rsid w:val="003C03D1"/>
    <w:rsid w:val="003C10DE"/>
    <w:rsid w:val="003C5251"/>
    <w:rsid w:val="003C5386"/>
    <w:rsid w:val="003C7F9E"/>
    <w:rsid w:val="003D0773"/>
    <w:rsid w:val="003D0949"/>
    <w:rsid w:val="003D0B93"/>
    <w:rsid w:val="003D16A0"/>
    <w:rsid w:val="003D2FE6"/>
    <w:rsid w:val="003D5412"/>
    <w:rsid w:val="003D7DA4"/>
    <w:rsid w:val="003E193B"/>
    <w:rsid w:val="003E1DC7"/>
    <w:rsid w:val="003E1E31"/>
    <w:rsid w:val="003E2E36"/>
    <w:rsid w:val="003E30E8"/>
    <w:rsid w:val="003E31BB"/>
    <w:rsid w:val="003E3861"/>
    <w:rsid w:val="003E4F25"/>
    <w:rsid w:val="003E565A"/>
    <w:rsid w:val="003E6DF8"/>
    <w:rsid w:val="003E745F"/>
    <w:rsid w:val="003F057C"/>
    <w:rsid w:val="003F0B65"/>
    <w:rsid w:val="003F1D71"/>
    <w:rsid w:val="003F2704"/>
    <w:rsid w:val="003F303D"/>
    <w:rsid w:val="003F3AC5"/>
    <w:rsid w:val="003F3CB2"/>
    <w:rsid w:val="003F4E09"/>
    <w:rsid w:val="003F5890"/>
    <w:rsid w:val="003F63EF"/>
    <w:rsid w:val="003F6D70"/>
    <w:rsid w:val="003F7D3E"/>
    <w:rsid w:val="004019C9"/>
    <w:rsid w:val="00402043"/>
    <w:rsid w:val="004030BF"/>
    <w:rsid w:val="004048DA"/>
    <w:rsid w:val="00404FC2"/>
    <w:rsid w:val="004057EA"/>
    <w:rsid w:val="00405911"/>
    <w:rsid w:val="004104DC"/>
    <w:rsid w:val="00413E85"/>
    <w:rsid w:val="0041437E"/>
    <w:rsid w:val="00414ED8"/>
    <w:rsid w:val="00415025"/>
    <w:rsid w:val="00415FE2"/>
    <w:rsid w:val="0042197C"/>
    <w:rsid w:val="00423CFA"/>
    <w:rsid w:val="00424927"/>
    <w:rsid w:val="00426E16"/>
    <w:rsid w:val="004275BC"/>
    <w:rsid w:val="00427CDE"/>
    <w:rsid w:val="00430111"/>
    <w:rsid w:val="004307CC"/>
    <w:rsid w:val="00431652"/>
    <w:rsid w:val="0043212D"/>
    <w:rsid w:val="0043319C"/>
    <w:rsid w:val="0043322C"/>
    <w:rsid w:val="00434EC8"/>
    <w:rsid w:val="00435F33"/>
    <w:rsid w:val="00436385"/>
    <w:rsid w:val="00436A7E"/>
    <w:rsid w:val="00436C28"/>
    <w:rsid w:val="00437100"/>
    <w:rsid w:val="00437674"/>
    <w:rsid w:val="00437A47"/>
    <w:rsid w:val="00440579"/>
    <w:rsid w:val="00440BA9"/>
    <w:rsid w:val="00441725"/>
    <w:rsid w:val="00445DF0"/>
    <w:rsid w:val="00445E56"/>
    <w:rsid w:val="004467F9"/>
    <w:rsid w:val="00452FC9"/>
    <w:rsid w:val="00453855"/>
    <w:rsid w:val="00453A08"/>
    <w:rsid w:val="00455D91"/>
    <w:rsid w:val="0046079B"/>
    <w:rsid w:val="00460B76"/>
    <w:rsid w:val="00462C12"/>
    <w:rsid w:val="004634AF"/>
    <w:rsid w:val="00463558"/>
    <w:rsid w:val="004653B2"/>
    <w:rsid w:val="00466377"/>
    <w:rsid w:val="00467C76"/>
    <w:rsid w:val="0047185C"/>
    <w:rsid w:val="00471B70"/>
    <w:rsid w:val="00471F5B"/>
    <w:rsid w:val="00471FB4"/>
    <w:rsid w:val="00473FE5"/>
    <w:rsid w:val="004742AF"/>
    <w:rsid w:val="00474668"/>
    <w:rsid w:val="00474D95"/>
    <w:rsid w:val="0047565E"/>
    <w:rsid w:val="004762E8"/>
    <w:rsid w:val="004779DD"/>
    <w:rsid w:val="004808B7"/>
    <w:rsid w:val="00482954"/>
    <w:rsid w:val="004837AB"/>
    <w:rsid w:val="0048420D"/>
    <w:rsid w:val="0048647F"/>
    <w:rsid w:val="004864F7"/>
    <w:rsid w:val="004867FC"/>
    <w:rsid w:val="00487237"/>
    <w:rsid w:val="004904CF"/>
    <w:rsid w:val="00491D84"/>
    <w:rsid w:val="00492645"/>
    <w:rsid w:val="0049292F"/>
    <w:rsid w:val="00493240"/>
    <w:rsid w:val="00493DA0"/>
    <w:rsid w:val="00494F9E"/>
    <w:rsid w:val="00495636"/>
    <w:rsid w:val="004A07FF"/>
    <w:rsid w:val="004A0EE9"/>
    <w:rsid w:val="004A1367"/>
    <w:rsid w:val="004A1C8F"/>
    <w:rsid w:val="004A32BC"/>
    <w:rsid w:val="004A3AE0"/>
    <w:rsid w:val="004A5A0D"/>
    <w:rsid w:val="004A7612"/>
    <w:rsid w:val="004B0CA8"/>
    <w:rsid w:val="004B3AED"/>
    <w:rsid w:val="004B4150"/>
    <w:rsid w:val="004B629A"/>
    <w:rsid w:val="004B7CA9"/>
    <w:rsid w:val="004C037C"/>
    <w:rsid w:val="004C0A0C"/>
    <w:rsid w:val="004C1914"/>
    <w:rsid w:val="004C362F"/>
    <w:rsid w:val="004C3795"/>
    <w:rsid w:val="004C4290"/>
    <w:rsid w:val="004D1071"/>
    <w:rsid w:val="004D1111"/>
    <w:rsid w:val="004D17E1"/>
    <w:rsid w:val="004D27B9"/>
    <w:rsid w:val="004D34B3"/>
    <w:rsid w:val="004D44D0"/>
    <w:rsid w:val="004D7705"/>
    <w:rsid w:val="004E0D25"/>
    <w:rsid w:val="004E29FF"/>
    <w:rsid w:val="004E2A6E"/>
    <w:rsid w:val="004E389D"/>
    <w:rsid w:val="004E3D98"/>
    <w:rsid w:val="004E51B4"/>
    <w:rsid w:val="004F0615"/>
    <w:rsid w:val="004F0F49"/>
    <w:rsid w:val="004F22F1"/>
    <w:rsid w:val="004F27C5"/>
    <w:rsid w:val="004F2966"/>
    <w:rsid w:val="004F6E42"/>
    <w:rsid w:val="005014AA"/>
    <w:rsid w:val="005017AF"/>
    <w:rsid w:val="005018D7"/>
    <w:rsid w:val="00501E10"/>
    <w:rsid w:val="00501F92"/>
    <w:rsid w:val="00502549"/>
    <w:rsid w:val="00503134"/>
    <w:rsid w:val="005031D4"/>
    <w:rsid w:val="00503A88"/>
    <w:rsid w:val="00506426"/>
    <w:rsid w:val="00506B2B"/>
    <w:rsid w:val="00506D55"/>
    <w:rsid w:val="00506DA7"/>
    <w:rsid w:val="00507BB9"/>
    <w:rsid w:val="00507D9B"/>
    <w:rsid w:val="00510191"/>
    <w:rsid w:val="00510678"/>
    <w:rsid w:val="0051222C"/>
    <w:rsid w:val="00513332"/>
    <w:rsid w:val="00515410"/>
    <w:rsid w:val="00515620"/>
    <w:rsid w:val="00516D06"/>
    <w:rsid w:val="00516D6F"/>
    <w:rsid w:val="00517DE5"/>
    <w:rsid w:val="00520425"/>
    <w:rsid w:val="00520515"/>
    <w:rsid w:val="00520AA5"/>
    <w:rsid w:val="0052177E"/>
    <w:rsid w:val="005227EF"/>
    <w:rsid w:val="00523262"/>
    <w:rsid w:val="005236DC"/>
    <w:rsid w:val="00523CF3"/>
    <w:rsid w:val="00525447"/>
    <w:rsid w:val="00525B8B"/>
    <w:rsid w:val="005265AD"/>
    <w:rsid w:val="00527BD0"/>
    <w:rsid w:val="00530500"/>
    <w:rsid w:val="00530DC2"/>
    <w:rsid w:val="00531716"/>
    <w:rsid w:val="00532021"/>
    <w:rsid w:val="00532430"/>
    <w:rsid w:val="005329EC"/>
    <w:rsid w:val="0053396F"/>
    <w:rsid w:val="00533EC2"/>
    <w:rsid w:val="00534FEE"/>
    <w:rsid w:val="00536ED3"/>
    <w:rsid w:val="005377B3"/>
    <w:rsid w:val="00540D4E"/>
    <w:rsid w:val="00543216"/>
    <w:rsid w:val="00544CCA"/>
    <w:rsid w:val="00545B29"/>
    <w:rsid w:val="00546C7D"/>
    <w:rsid w:val="0054716C"/>
    <w:rsid w:val="005512D6"/>
    <w:rsid w:val="005538CF"/>
    <w:rsid w:val="00553A80"/>
    <w:rsid w:val="00555693"/>
    <w:rsid w:val="00557C2E"/>
    <w:rsid w:val="00560E36"/>
    <w:rsid w:val="00561422"/>
    <w:rsid w:val="00561A74"/>
    <w:rsid w:val="00563E50"/>
    <w:rsid w:val="005672BE"/>
    <w:rsid w:val="00567ADF"/>
    <w:rsid w:val="00567D58"/>
    <w:rsid w:val="00573929"/>
    <w:rsid w:val="00573A9C"/>
    <w:rsid w:val="005749D5"/>
    <w:rsid w:val="00577E14"/>
    <w:rsid w:val="005810F1"/>
    <w:rsid w:val="00581AAF"/>
    <w:rsid w:val="005824D7"/>
    <w:rsid w:val="00583009"/>
    <w:rsid w:val="00583203"/>
    <w:rsid w:val="00584723"/>
    <w:rsid w:val="00584E8E"/>
    <w:rsid w:val="005862FB"/>
    <w:rsid w:val="0058716D"/>
    <w:rsid w:val="00590402"/>
    <w:rsid w:val="00591C03"/>
    <w:rsid w:val="00593D0D"/>
    <w:rsid w:val="00596212"/>
    <w:rsid w:val="00596F5F"/>
    <w:rsid w:val="005A2C37"/>
    <w:rsid w:val="005A49A2"/>
    <w:rsid w:val="005A5F7B"/>
    <w:rsid w:val="005A633D"/>
    <w:rsid w:val="005B129B"/>
    <w:rsid w:val="005B1820"/>
    <w:rsid w:val="005B23AB"/>
    <w:rsid w:val="005B2D0B"/>
    <w:rsid w:val="005B322F"/>
    <w:rsid w:val="005B38D5"/>
    <w:rsid w:val="005B4A7C"/>
    <w:rsid w:val="005B4F73"/>
    <w:rsid w:val="005B4FC7"/>
    <w:rsid w:val="005C06B6"/>
    <w:rsid w:val="005C142E"/>
    <w:rsid w:val="005C1D03"/>
    <w:rsid w:val="005C53F3"/>
    <w:rsid w:val="005C5675"/>
    <w:rsid w:val="005D0357"/>
    <w:rsid w:val="005D0B83"/>
    <w:rsid w:val="005D1B5F"/>
    <w:rsid w:val="005D70C9"/>
    <w:rsid w:val="005E0060"/>
    <w:rsid w:val="005E0CFE"/>
    <w:rsid w:val="005E0EC8"/>
    <w:rsid w:val="005E14A5"/>
    <w:rsid w:val="005E1C3E"/>
    <w:rsid w:val="005E2B35"/>
    <w:rsid w:val="005E6118"/>
    <w:rsid w:val="005E7F6C"/>
    <w:rsid w:val="005F17E7"/>
    <w:rsid w:val="005F2014"/>
    <w:rsid w:val="005F2407"/>
    <w:rsid w:val="005F24D9"/>
    <w:rsid w:val="005F29E4"/>
    <w:rsid w:val="005F5090"/>
    <w:rsid w:val="005F5C62"/>
    <w:rsid w:val="005F5F9B"/>
    <w:rsid w:val="005F7DF2"/>
    <w:rsid w:val="00600FE2"/>
    <w:rsid w:val="00601D69"/>
    <w:rsid w:val="006030F7"/>
    <w:rsid w:val="0060501C"/>
    <w:rsid w:val="006054F1"/>
    <w:rsid w:val="00605706"/>
    <w:rsid w:val="00607C37"/>
    <w:rsid w:val="00610F23"/>
    <w:rsid w:val="00611215"/>
    <w:rsid w:val="00612067"/>
    <w:rsid w:val="0061233D"/>
    <w:rsid w:val="00612983"/>
    <w:rsid w:val="00614826"/>
    <w:rsid w:val="00615E41"/>
    <w:rsid w:val="006166BB"/>
    <w:rsid w:val="006171F3"/>
    <w:rsid w:val="006177BB"/>
    <w:rsid w:val="00617A23"/>
    <w:rsid w:val="006206E3"/>
    <w:rsid w:val="00620919"/>
    <w:rsid w:val="00621D08"/>
    <w:rsid w:val="0062258F"/>
    <w:rsid w:val="0062405A"/>
    <w:rsid w:val="006247D4"/>
    <w:rsid w:val="00625560"/>
    <w:rsid w:val="00625C2B"/>
    <w:rsid w:val="00625D30"/>
    <w:rsid w:val="006275DB"/>
    <w:rsid w:val="006302EB"/>
    <w:rsid w:val="0063187B"/>
    <w:rsid w:val="00632A83"/>
    <w:rsid w:val="00632AAB"/>
    <w:rsid w:val="00632FB4"/>
    <w:rsid w:val="0063329E"/>
    <w:rsid w:val="00634034"/>
    <w:rsid w:val="00635D97"/>
    <w:rsid w:val="00635DF9"/>
    <w:rsid w:val="00636EBF"/>
    <w:rsid w:val="00637E87"/>
    <w:rsid w:val="006400BE"/>
    <w:rsid w:val="00640D87"/>
    <w:rsid w:val="006414FE"/>
    <w:rsid w:val="006415E6"/>
    <w:rsid w:val="0064579D"/>
    <w:rsid w:val="00645A10"/>
    <w:rsid w:val="00645E86"/>
    <w:rsid w:val="006471DC"/>
    <w:rsid w:val="00647A2F"/>
    <w:rsid w:val="00647D5D"/>
    <w:rsid w:val="00647F4F"/>
    <w:rsid w:val="0065355F"/>
    <w:rsid w:val="0065461C"/>
    <w:rsid w:val="006547C7"/>
    <w:rsid w:val="00654936"/>
    <w:rsid w:val="006556AD"/>
    <w:rsid w:val="00656DBD"/>
    <w:rsid w:val="00657C1C"/>
    <w:rsid w:val="00660F7D"/>
    <w:rsid w:val="00660FE2"/>
    <w:rsid w:val="00662413"/>
    <w:rsid w:val="00662701"/>
    <w:rsid w:val="006637A5"/>
    <w:rsid w:val="006648B9"/>
    <w:rsid w:val="00666B69"/>
    <w:rsid w:val="00667353"/>
    <w:rsid w:val="006679EA"/>
    <w:rsid w:val="006701C6"/>
    <w:rsid w:val="00670B52"/>
    <w:rsid w:val="006717FD"/>
    <w:rsid w:val="00672649"/>
    <w:rsid w:val="006729B2"/>
    <w:rsid w:val="0067452D"/>
    <w:rsid w:val="00675172"/>
    <w:rsid w:val="00675A5C"/>
    <w:rsid w:val="00675B02"/>
    <w:rsid w:val="006768FC"/>
    <w:rsid w:val="006775AA"/>
    <w:rsid w:val="00677A8C"/>
    <w:rsid w:val="006808DB"/>
    <w:rsid w:val="006825EC"/>
    <w:rsid w:val="00684806"/>
    <w:rsid w:val="006857D6"/>
    <w:rsid w:val="00687067"/>
    <w:rsid w:val="006902D1"/>
    <w:rsid w:val="00690A98"/>
    <w:rsid w:val="006922ED"/>
    <w:rsid w:val="006927B1"/>
    <w:rsid w:val="00693245"/>
    <w:rsid w:val="00693272"/>
    <w:rsid w:val="00693E77"/>
    <w:rsid w:val="0069488D"/>
    <w:rsid w:val="00694950"/>
    <w:rsid w:val="00694A83"/>
    <w:rsid w:val="00696D4D"/>
    <w:rsid w:val="00697895"/>
    <w:rsid w:val="006A21EA"/>
    <w:rsid w:val="006A24D6"/>
    <w:rsid w:val="006A2AC5"/>
    <w:rsid w:val="006A356E"/>
    <w:rsid w:val="006A3A8F"/>
    <w:rsid w:val="006A504C"/>
    <w:rsid w:val="006A64D2"/>
    <w:rsid w:val="006B0B65"/>
    <w:rsid w:val="006B0D84"/>
    <w:rsid w:val="006B1965"/>
    <w:rsid w:val="006B2424"/>
    <w:rsid w:val="006B34EA"/>
    <w:rsid w:val="006B3695"/>
    <w:rsid w:val="006B3F56"/>
    <w:rsid w:val="006B4B4C"/>
    <w:rsid w:val="006B537B"/>
    <w:rsid w:val="006B5EB6"/>
    <w:rsid w:val="006B677B"/>
    <w:rsid w:val="006B69D3"/>
    <w:rsid w:val="006B7E1E"/>
    <w:rsid w:val="006C03AD"/>
    <w:rsid w:val="006C075F"/>
    <w:rsid w:val="006C0825"/>
    <w:rsid w:val="006C10C9"/>
    <w:rsid w:val="006C2463"/>
    <w:rsid w:val="006C2EB1"/>
    <w:rsid w:val="006C62BB"/>
    <w:rsid w:val="006C6A31"/>
    <w:rsid w:val="006C79BC"/>
    <w:rsid w:val="006D055E"/>
    <w:rsid w:val="006D1FCD"/>
    <w:rsid w:val="006D2E6F"/>
    <w:rsid w:val="006D371B"/>
    <w:rsid w:val="006D41DC"/>
    <w:rsid w:val="006D5073"/>
    <w:rsid w:val="006D5DB8"/>
    <w:rsid w:val="006D6403"/>
    <w:rsid w:val="006D6AF7"/>
    <w:rsid w:val="006D77C6"/>
    <w:rsid w:val="006E0E1D"/>
    <w:rsid w:val="006E25DF"/>
    <w:rsid w:val="006E5BF6"/>
    <w:rsid w:val="006E5CF1"/>
    <w:rsid w:val="006E605F"/>
    <w:rsid w:val="006F3B7F"/>
    <w:rsid w:val="006F548F"/>
    <w:rsid w:val="006F5668"/>
    <w:rsid w:val="006F5C4F"/>
    <w:rsid w:val="006F6287"/>
    <w:rsid w:val="006F68A0"/>
    <w:rsid w:val="006F71AD"/>
    <w:rsid w:val="007009C9"/>
    <w:rsid w:val="00700AE6"/>
    <w:rsid w:val="00702250"/>
    <w:rsid w:val="00702776"/>
    <w:rsid w:val="00702AEF"/>
    <w:rsid w:val="00704DA0"/>
    <w:rsid w:val="00705064"/>
    <w:rsid w:val="00706FBB"/>
    <w:rsid w:val="007077B3"/>
    <w:rsid w:val="007101A6"/>
    <w:rsid w:val="00710E60"/>
    <w:rsid w:val="00710EE2"/>
    <w:rsid w:val="0071128D"/>
    <w:rsid w:val="007112F6"/>
    <w:rsid w:val="007119EA"/>
    <w:rsid w:val="00713077"/>
    <w:rsid w:val="00713406"/>
    <w:rsid w:val="00715F28"/>
    <w:rsid w:val="00716953"/>
    <w:rsid w:val="007179D1"/>
    <w:rsid w:val="0072012B"/>
    <w:rsid w:val="00720349"/>
    <w:rsid w:val="007205A4"/>
    <w:rsid w:val="0072085A"/>
    <w:rsid w:val="00720A7B"/>
    <w:rsid w:val="00721995"/>
    <w:rsid w:val="00722074"/>
    <w:rsid w:val="007237EF"/>
    <w:rsid w:val="007240B4"/>
    <w:rsid w:val="00724B6E"/>
    <w:rsid w:val="007254FD"/>
    <w:rsid w:val="00725F3C"/>
    <w:rsid w:val="00727198"/>
    <w:rsid w:val="0073116A"/>
    <w:rsid w:val="00732072"/>
    <w:rsid w:val="007325CC"/>
    <w:rsid w:val="00732A73"/>
    <w:rsid w:val="00732B1C"/>
    <w:rsid w:val="0073302C"/>
    <w:rsid w:val="0073339D"/>
    <w:rsid w:val="00733C7B"/>
    <w:rsid w:val="00734120"/>
    <w:rsid w:val="0073471D"/>
    <w:rsid w:val="00734DB5"/>
    <w:rsid w:val="00735124"/>
    <w:rsid w:val="00735CD0"/>
    <w:rsid w:val="00735DD2"/>
    <w:rsid w:val="0073665F"/>
    <w:rsid w:val="007368FB"/>
    <w:rsid w:val="00743516"/>
    <w:rsid w:val="0074445A"/>
    <w:rsid w:val="00744712"/>
    <w:rsid w:val="00744892"/>
    <w:rsid w:val="00745EA3"/>
    <w:rsid w:val="00746F96"/>
    <w:rsid w:val="00747660"/>
    <w:rsid w:val="00750B40"/>
    <w:rsid w:val="00753B68"/>
    <w:rsid w:val="00757590"/>
    <w:rsid w:val="0076276A"/>
    <w:rsid w:val="0076316C"/>
    <w:rsid w:val="0076350D"/>
    <w:rsid w:val="0076429F"/>
    <w:rsid w:val="00766C69"/>
    <w:rsid w:val="00766DAF"/>
    <w:rsid w:val="0076786A"/>
    <w:rsid w:val="00767C26"/>
    <w:rsid w:val="00770751"/>
    <w:rsid w:val="00771237"/>
    <w:rsid w:val="007718CB"/>
    <w:rsid w:val="00771D83"/>
    <w:rsid w:val="0077275E"/>
    <w:rsid w:val="00772F52"/>
    <w:rsid w:val="00773B64"/>
    <w:rsid w:val="00774544"/>
    <w:rsid w:val="00774C32"/>
    <w:rsid w:val="00776AAD"/>
    <w:rsid w:val="007774CD"/>
    <w:rsid w:val="00777DEC"/>
    <w:rsid w:val="00780157"/>
    <w:rsid w:val="0078051A"/>
    <w:rsid w:val="007821B6"/>
    <w:rsid w:val="00785183"/>
    <w:rsid w:val="007856FF"/>
    <w:rsid w:val="0078641D"/>
    <w:rsid w:val="00786F00"/>
    <w:rsid w:val="00791970"/>
    <w:rsid w:val="00793E76"/>
    <w:rsid w:val="00794C50"/>
    <w:rsid w:val="007966FF"/>
    <w:rsid w:val="00797FA1"/>
    <w:rsid w:val="007A02A8"/>
    <w:rsid w:val="007A0FBF"/>
    <w:rsid w:val="007A16FD"/>
    <w:rsid w:val="007A1B4D"/>
    <w:rsid w:val="007A276C"/>
    <w:rsid w:val="007A44B4"/>
    <w:rsid w:val="007A6454"/>
    <w:rsid w:val="007A6DBB"/>
    <w:rsid w:val="007A7CFD"/>
    <w:rsid w:val="007B013E"/>
    <w:rsid w:val="007B0AED"/>
    <w:rsid w:val="007B2267"/>
    <w:rsid w:val="007B235F"/>
    <w:rsid w:val="007B2385"/>
    <w:rsid w:val="007B288C"/>
    <w:rsid w:val="007B29EE"/>
    <w:rsid w:val="007B2B4E"/>
    <w:rsid w:val="007B33C0"/>
    <w:rsid w:val="007B3784"/>
    <w:rsid w:val="007B40FF"/>
    <w:rsid w:val="007B5990"/>
    <w:rsid w:val="007B5F85"/>
    <w:rsid w:val="007B6F81"/>
    <w:rsid w:val="007C15BF"/>
    <w:rsid w:val="007C26D9"/>
    <w:rsid w:val="007C2E7A"/>
    <w:rsid w:val="007C54DA"/>
    <w:rsid w:val="007C6441"/>
    <w:rsid w:val="007C7890"/>
    <w:rsid w:val="007D0831"/>
    <w:rsid w:val="007D0EAE"/>
    <w:rsid w:val="007D2E02"/>
    <w:rsid w:val="007D2FCE"/>
    <w:rsid w:val="007D3902"/>
    <w:rsid w:val="007D41F6"/>
    <w:rsid w:val="007D4229"/>
    <w:rsid w:val="007D492F"/>
    <w:rsid w:val="007D4E67"/>
    <w:rsid w:val="007D6556"/>
    <w:rsid w:val="007D7DBF"/>
    <w:rsid w:val="007E0DBB"/>
    <w:rsid w:val="007E1D5F"/>
    <w:rsid w:val="007E222F"/>
    <w:rsid w:val="007E2AB6"/>
    <w:rsid w:val="007E2ED8"/>
    <w:rsid w:val="007E4AF8"/>
    <w:rsid w:val="007E50A3"/>
    <w:rsid w:val="007E52DB"/>
    <w:rsid w:val="007E5A4A"/>
    <w:rsid w:val="007E5B93"/>
    <w:rsid w:val="007E6A6B"/>
    <w:rsid w:val="007E6BD7"/>
    <w:rsid w:val="007E6EA6"/>
    <w:rsid w:val="007E7FE8"/>
    <w:rsid w:val="007F02E3"/>
    <w:rsid w:val="007F0BBE"/>
    <w:rsid w:val="007F1A78"/>
    <w:rsid w:val="007F1AF3"/>
    <w:rsid w:val="007F33E7"/>
    <w:rsid w:val="007F341C"/>
    <w:rsid w:val="007F44F5"/>
    <w:rsid w:val="007F4585"/>
    <w:rsid w:val="007F6723"/>
    <w:rsid w:val="007F67C4"/>
    <w:rsid w:val="007F6FB4"/>
    <w:rsid w:val="00802D21"/>
    <w:rsid w:val="00802E1D"/>
    <w:rsid w:val="00802EBD"/>
    <w:rsid w:val="00804024"/>
    <w:rsid w:val="00806611"/>
    <w:rsid w:val="008126A2"/>
    <w:rsid w:val="008137BC"/>
    <w:rsid w:val="0081516F"/>
    <w:rsid w:val="008208A6"/>
    <w:rsid w:val="00820935"/>
    <w:rsid w:val="00821F39"/>
    <w:rsid w:val="0082391B"/>
    <w:rsid w:val="00825583"/>
    <w:rsid w:val="0082635E"/>
    <w:rsid w:val="0083390E"/>
    <w:rsid w:val="00833C8A"/>
    <w:rsid w:val="00835D68"/>
    <w:rsid w:val="00837D9C"/>
    <w:rsid w:val="00841467"/>
    <w:rsid w:val="008415BE"/>
    <w:rsid w:val="00842561"/>
    <w:rsid w:val="00843588"/>
    <w:rsid w:val="00844AAA"/>
    <w:rsid w:val="00844E78"/>
    <w:rsid w:val="00845209"/>
    <w:rsid w:val="0084760C"/>
    <w:rsid w:val="00847A7E"/>
    <w:rsid w:val="00850237"/>
    <w:rsid w:val="00855067"/>
    <w:rsid w:val="008554FC"/>
    <w:rsid w:val="00856810"/>
    <w:rsid w:val="00856E96"/>
    <w:rsid w:val="00857711"/>
    <w:rsid w:val="00857C62"/>
    <w:rsid w:val="00857EC0"/>
    <w:rsid w:val="00860478"/>
    <w:rsid w:val="008668FE"/>
    <w:rsid w:val="00867654"/>
    <w:rsid w:val="00870FFA"/>
    <w:rsid w:val="00872E7B"/>
    <w:rsid w:val="00874C50"/>
    <w:rsid w:val="00875136"/>
    <w:rsid w:val="0087549F"/>
    <w:rsid w:val="00876CC8"/>
    <w:rsid w:val="00876D85"/>
    <w:rsid w:val="008804AC"/>
    <w:rsid w:val="00880E77"/>
    <w:rsid w:val="0088198C"/>
    <w:rsid w:val="008824CC"/>
    <w:rsid w:val="00882BD1"/>
    <w:rsid w:val="00883639"/>
    <w:rsid w:val="008848BA"/>
    <w:rsid w:val="008848FF"/>
    <w:rsid w:val="00885220"/>
    <w:rsid w:val="00886F51"/>
    <w:rsid w:val="00886FD7"/>
    <w:rsid w:val="00887D3D"/>
    <w:rsid w:val="00887DA4"/>
    <w:rsid w:val="00890895"/>
    <w:rsid w:val="0089395D"/>
    <w:rsid w:val="008942D3"/>
    <w:rsid w:val="008946A7"/>
    <w:rsid w:val="0089513C"/>
    <w:rsid w:val="00895BA7"/>
    <w:rsid w:val="00897E72"/>
    <w:rsid w:val="008A03C9"/>
    <w:rsid w:val="008A0555"/>
    <w:rsid w:val="008A1888"/>
    <w:rsid w:val="008A1DC7"/>
    <w:rsid w:val="008A248F"/>
    <w:rsid w:val="008A2544"/>
    <w:rsid w:val="008A2614"/>
    <w:rsid w:val="008A32A6"/>
    <w:rsid w:val="008A4241"/>
    <w:rsid w:val="008A457C"/>
    <w:rsid w:val="008A5425"/>
    <w:rsid w:val="008A54E6"/>
    <w:rsid w:val="008A56C8"/>
    <w:rsid w:val="008A726B"/>
    <w:rsid w:val="008B0C37"/>
    <w:rsid w:val="008B2F40"/>
    <w:rsid w:val="008B3F39"/>
    <w:rsid w:val="008B6449"/>
    <w:rsid w:val="008B6ED5"/>
    <w:rsid w:val="008B7398"/>
    <w:rsid w:val="008C040D"/>
    <w:rsid w:val="008C2948"/>
    <w:rsid w:val="008C33DA"/>
    <w:rsid w:val="008C35E9"/>
    <w:rsid w:val="008C4B1F"/>
    <w:rsid w:val="008C5A92"/>
    <w:rsid w:val="008C5E14"/>
    <w:rsid w:val="008D3562"/>
    <w:rsid w:val="008D4A5E"/>
    <w:rsid w:val="008D5535"/>
    <w:rsid w:val="008D5E8F"/>
    <w:rsid w:val="008D5FA6"/>
    <w:rsid w:val="008D604B"/>
    <w:rsid w:val="008D6CAB"/>
    <w:rsid w:val="008E0BBF"/>
    <w:rsid w:val="008E17D2"/>
    <w:rsid w:val="008E5277"/>
    <w:rsid w:val="008E5EF7"/>
    <w:rsid w:val="008F1972"/>
    <w:rsid w:val="008F493E"/>
    <w:rsid w:val="008F659F"/>
    <w:rsid w:val="008F6F07"/>
    <w:rsid w:val="009005C6"/>
    <w:rsid w:val="009016D1"/>
    <w:rsid w:val="009030B0"/>
    <w:rsid w:val="009032EF"/>
    <w:rsid w:val="00903503"/>
    <w:rsid w:val="00904146"/>
    <w:rsid w:val="00904654"/>
    <w:rsid w:val="0090527B"/>
    <w:rsid w:val="009058C7"/>
    <w:rsid w:val="0090591B"/>
    <w:rsid w:val="00907143"/>
    <w:rsid w:val="00910DA5"/>
    <w:rsid w:val="00910F5D"/>
    <w:rsid w:val="0091114B"/>
    <w:rsid w:val="0091186E"/>
    <w:rsid w:val="00912440"/>
    <w:rsid w:val="00913173"/>
    <w:rsid w:val="00913376"/>
    <w:rsid w:val="00913405"/>
    <w:rsid w:val="00915408"/>
    <w:rsid w:val="0091684A"/>
    <w:rsid w:val="00917A63"/>
    <w:rsid w:val="00917C95"/>
    <w:rsid w:val="00920F69"/>
    <w:rsid w:val="0092149F"/>
    <w:rsid w:val="00921A0B"/>
    <w:rsid w:val="00921E2D"/>
    <w:rsid w:val="009232D7"/>
    <w:rsid w:val="00925304"/>
    <w:rsid w:val="009256D6"/>
    <w:rsid w:val="009303B4"/>
    <w:rsid w:val="00930BCB"/>
    <w:rsid w:val="00931250"/>
    <w:rsid w:val="00933500"/>
    <w:rsid w:val="00934511"/>
    <w:rsid w:val="00935DD9"/>
    <w:rsid w:val="009364C2"/>
    <w:rsid w:val="00936CC6"/>
    <w:rsid w:val="00937A68"/>
    <w:rsid w:val="009410DF"/>
    <w:rsid w:val="00942037"/>
    <w:rsid w:val="009424FF"/>
    <w:rsid w:val="00942BAE"/>
    <w:rsid w:val="00942C46"/>
    <w:rsid w:val="00942F07"/>
    <w:rsid w:val="009441CD"/>
    <w:rsid w:val="0094720E"/>
    <w:rsid w:val="00947EBC"/>
    <w:rsid w:val="009525E7"/>
    <w:rsid w:val="00954C34"/>
    <w:rsid w:val="0095706A"/>
    <w:rsid w:val="00957A4D"/>
    <w:rsid w:val="00957CF1"/>
    <w:rsid w:val="00961ACE"/>
    <w:rsid w:val="00961E37"/>
    <w:rsid w:val="00962579"/>
    <w:rsid w:val="0096501C"/>
    <w:rsid w:val="00965EF6"/>
    <w:rsid w:val="00966F13"/>
    <w:rsid w:val="009676BC"/>
    <w:rsid w:val="00967D2D"/>
    <w:rsid w:val="00970C22"/>
    <w:rsid w:val="00971F25"/>
    <w:rsid w:val="00974A95"/>
    <w:rsid w:val="009753CC"/>
    <w:rsid w:val="00976547"/>
    <w:rsid w:val="00976646"/>
    <w:rsid w:val="00976CC8"/>
    <w:rsid w:val="00976F35"/>
    <w:rsid w:val="00977016"/>
    <w:rsid w:val="009770C8"/>
    <w:rsid w:val="00977F15"/>
    <w:rsid w:val="009869C4"/>
    <w:rsid w:val="00986DEB"/>
    <w:rsid w:val="00991DC3"/>
    <w:rsid w:val="00991E2E"/>
    <w:rsid w:val="009929D0"/>
    <w:rsid w:val="009936E1"/>
    <w:rsid w:val="00993DB0"/>
    <w:rsid w:val="0099478F"/>
    <w:rsid w:val="009951A7"/>
    <w:rsid w:val="00995B48"/>
    <w:rsid w:val="00997112"/>
    <w:rsid w:val="00997A62"/>
    <w:rsid w:val="009A0289"/>
    <w:rsid w:val="009A132E"/>
    <w:rsid w:val="009A1783"/>
    <w:rsid w:val="009A4192"/>
    <w:rsid w:val="009A431F"/>
    <w:rsid w:val="009A455E"/>
    <w:rsid w:val="009A472E"/>
    <w:rsid w:val="009A66F6"/>
    <w:rsid w:val="009A7BAA"/>
    <w:rsid w:val="009B0C1A"/>
    <w:rsid w:val="009B0E93"/>
    <w:rsid w:val="009B2BA6"/>
    <w:rsid w:val="009B30C5"/>
    <w:rsid w:val="009B33E4"/>
    <w:rsid w:val="009B4E45"/>
    <w:rsid w:val="009B7706"/>
    <w:rsid w:val="009C1958"/>
    <w:rsid w:val="009C2239"/>
    <w:rsid w:val="009C2491"/>
    <w:rsid w:val="009C2E1C"/>
    <w:rsid w:val="009C348F"/>
    <w:rsid w:val="009C3C5C"/>
    <w:rsid w:val="009C40D3"/>
    <w:rsid w:val="009C5B95"/>
    <w:rsid w:val="009D0CE7"/>
    <w:rsid w:val="009D22BC"/>
    <w:rsid w:val="009D2650"/>
    <w:rsid w:val="009D3482"/>
    <w:rsid w:val="009D4C44"/>
    <w:rsid w:val="009D50C0"/>
    <w:rsid w:val="009D5BF4"/>
    <w:rsid w:val="009D5F44"/>
    <w:rsid w:val="009D6C5C"/>
    <w:rsid w:val="009D73E8"/>
    <w:rsid w:val="009E0273"/>
    <w:rsid w:val="009E112C"/>
    <w:rsid w:val="009E3112"/>
    <w:rsid w:val="009E3AA7"/>
    <w:rsid w:val="009E403D"/>
    <w:rsid w:val="009E4AD9"/>
    <w:rsid w:val="009E5196"/>
    <w:rsid w:val="009E59AB"/>
    <w:rsid w:val="009E5BA2"/>
    <w:rsid w:val="009E6BDB"/>
    <w:rsid w:val="009E7F72"/>
    <w:rsid w:val="009F3563"/>
    <w:rsid w:val="009F4093"/>
    <w:rsid w:val="009F50EF"/>
    <w:rsid w:val="00A00D30"/>
    <w:rsid w:val="00A01C84"/>
    <w:rsid w:val="00A03B56"/>
    <w:rsid w:val="00A0406B"/>
    <w:rsid w:val="00A044C0"/>
    <w:rsid w:val="00A05969"/>
    <w:rsid w:val="00A05CE6"/>
    <w:rsid w:val="00A05E3E"/>
    <w:rsid w:val="00A05FEC"/>
    <w:rsid w:val="00A1054D"/>
    <w:rsid w:val="00A1068B"/>
    <w:rsid w:val="00A11AF4"/>
    <w:rsid w:val="00A11D56"/>
    <w:rsid w:val="00A1211B"/>
    <w:rsid w:val="00A12420"/>
    <w:rsid w:val="00A12C96"/>
    <w:rsid w:val="00A12FE4"/>
    <w:rsid w:val="00A1302D"/>
    <w:rsid w:val="00A132B0"/>
    <w:rsid w:val="00A141A3"/>
    <w:rsid w:val="00A1498E"/>
    <w:rsid w:val="00A14C12"/>
    <w:rsid w:val="00A14CAB"/>
    <w:rsid w:val="00A15241"/>
    <w:rsid w:val="00A15376"/>
    <w:rsid w:val="00A16C5E"/>
    <w:rsid w:val="00A20024"/>
    <w:rsid w:val="00A2019C"/>
    <w:rsid w:val="00A20EBD"/>
    <w:rsid w:val="00A219DB"/>
    <w:rsid w:val="00A21A0E"/>
    <w:rsid w:val="00A23A7D"/>
    <w:rsid w:val="00A24E5F"/>
    <w:rsid w:val="00A27749"/>
    <w:rsid w:val="00A30321"/>
    <w:rsid w:val="00A30E4A"/>
    <w:rsid w:val="00A31683"/>
    <w:rsid w:val="00A31E46"/>
    <w:rsid w:val="00A339FF"/>
    <w:rsid w:val="00A33F16"/>
    <w:rsid w:val="00A341C7"/>
    <w:rsid w:val="00A35154"/>
    <w:rsid w:val="00A37ECB"/>
    <w:rsid w:val="00A40CAA"/>
    <w:rsid w:val="00A438C4"/>
    <w:rsid w:val="00A44CFF"/>
    <w:rsid w:val="00A44D2F"/>
    <w:rsid w:val="00A452E9"/>
    <w:rsid w:val="00A4624F"/>
    <w:rsid w:val="00A462FF"/>
    <w:rsid w:val="00A510C4"/>
    <w:rsid w:val="00A512CF"/>
    <w:rsid w:val="00A520A1"/>
    <w:rsid w:val="00A525E3"/>
    <w:rsid w:val="00A52AD1"/>
    <w:rsid w:val="00A53F21"/>
    <w:rsid w:val="00A54501"/>
    <w:rsid w:val="00A569C4"/>
    <w:rsid w:val="00A57EBC"/>
    <w:rsid w:val="00A601A9"/>
    <w:rsid w:val="00A60346"/>
    <w:rsid w:val="00A60E05"/>
    <w:rsid w:val="00A61EF5"/>
    <w:rsid w:val="00A6226B"/>
    <w:rsid w:val="00A62DBB"/>
    <w:rsid w:val="00A63FF9"/>
    <w:rsid w:val="00A6540A"/>
    <w:rsid w:val="00A66197"/>
    <w:rsid w:val="00A6713D"/>
    <w:rsid w:val="00A67C5C"/>
    <w:rsid w:val="00A74C2B"/>
    <w:rsid w:val="00A7509F"/>
    <w:rsid w:val="00A77CCB"/>
    <w:rsid w:val="00A80DCA"/>
    <w:rsid w:val="00A8160F"/>
    <w:rsid w:val="00A82248"/>
    <w:rsid w:val="00A84280"/>
    <w:rsid w:val="00A85C52"/>
    <w:rsid w:val="00A8701B"/>
    <w:rsid w:val="00A87A87"/>
    <w:rsid w:val="00A90E01"/>
    <w:rsid w:val="00A91063"/>
    <w:rsid w:val="00A910AA"/>
    <w:rsid w:val="00A911AE"/>
    <w:rsid w:val="00A912BB"/>
    <w:rsid w:val="00A936F3"/>
    <w:rsid w:val="00A94A0A"/>
    <w:rsid w:val="00A958F8"/>
    <w:rsid w:val="00A95A58"/>
    <w:rsid w:val="00A95A7F"/>
    <w:rsid w:val="00A973ED"/>
    <w:rsid w:val="00A97B7E"/>
    <w:rsid w:val="00AA1431"/>
    <w:rsid w:val="00AA3B91"/>
    <w:rsid w:val="00AA48FC"/>
    <w:rsid w:val="00AA5819"/>
    <w:rsid w:val="00AA78E9"/>
    <w:rsid w:val="00AA7B09"/>
    <w:rsid w:val="00AB18FF"/>
    <w:rsid w:val="00AB195A"/>
    <w:rsid w:val="00AB2952"/>
    <w:rsid w:val="00AB3341"/>
    <w:rsid w:val="00AB3D65"/>
    <w:rsid w:val="00AB3F46"/>
    <w:rsid w:val="00AB3FA4"/>
    <w:rsid w:val="00AB47F7"/>
    <w:rsid w:val="00AB4D28"/>
    <w:rsid w:val="00AB6EDE"/>
    <w:rsid w:val="00AB7428"/>
    <w:rsid w:val="00AC02E3"/>
    <w:rsid w:val="00AC1436"/>
    <w:rsid w:val="00AC227E"/>
    <w:rsid w:val="00AC39AD"/>
    <w:rsid w:val="00AC3E04"/>
    <w:rsid w:val="00AC5027"/>
    <w:rsid w:val="00AC6F7C"/>
    <w:rsid w:val="00AD0C6E"/>
    <w:rsid w:val="00AD11E3"/>
    <w:rsid w:val="00AD134D"/>
    <w:rsid w:val="00AD2D85"/>
    <w:rsid w:val="00AD324C"/>
    <w:rsid w:val="00AD4B80"/>
    <w:rsid w:val="00AD4D9B"/>
    <w:rsid w:val="00AD6B80"/>
    <w:rsid w:val="00AD7078"/>
    <w:rsid w:val="00AD71B6"/>
    <w:rsid w:val="00AE0500"/>
    <w:rsid w:val="00AE0674"/>
    <w:rsid w:val="00AE14E2"/>
    <w:rsid w:val="00AE269E"/>
    <w:rsid w:val="00AE3131"/>
    <w:rsid w:val="00AE3255"/>
    <w:rsid w:val="00AE4035"/>
    <w:rsid w:val="00AE54F5"/>
    <w:rsid w:val="00AE5E03"/>
    <w:rsid w:val="00AF0C02"/>
    <w:rsid w:val="00AF1F71"/>
    <w:rsid w:val="00AF2FA2"/>
    <w:rsid w:val="00AF3E91"/>
    <w:rsid w:val="00AF3F05"/>
    <w:rsid w:val="00AF581B"/>
    <w:rsid w:val="00AF6B12"/>
    <w:rsid w:val="00AF6C1E"/>
    <w:rsid w:val="00AF6F92"/>
    <w:rsid w:val="00B00B50"/>
    <w:rsid w:val="00B0138D"/>
    <w:rsid w:val="00B033B5"/>
    <w:rsid w:val="00B03713"/>
    <w:rsid w:val="00B04E50"/>
    <w:rsid w:val="00B063F2"/>
    <w:rsid w:val="00B069DB"/>
    <w:rsid w:val="00B07622"/>
    <w:rsid w:val="00B07757"/>
    <w:rsid w:val="00B10B04"/>
    <w:rsid w:val="00B10D76"/>
    <w:rsid w:val="00B11772"/>
    <w:rsid w:val="00B11E73"/>
    <w:rsid w:val="00B12E5F"/>
    <w:rsid w:val="00B1301C"/>
    <w:rsid w:val="00B13364"/>
    <w:rsid w:val="00B13968"/>
    <w:rsid w:val="00B141AF"/>
    <w:rsid w:val="00B14812"/>
    <w:rsid w:val="00B148E4"/>
    <w:rsid w:val="00B149B9"/>
    <w:rsid w:val="00B15543"/>
    <w:rsid w:val="00B1786B"/>
    <w:rsid w:val="00B17A23"/>
    <w:rsid w:val="00B21D8D"/>
    <w:rsid w:val="00B22DF5"/>
    <w:rsid w:val="00B23385"/>
    <w:rsid w:val="00B2352E"/>
    <w:rsid w:val="00B24937"/>
    <w:rsid w:val="00B25640"/>
    <w:rsid w:val="00B25F09"/>
    <w:rsid w:val="00B265F2"/>
    <w:rsid w:val="00B26E61"/>
    <w:rsid w:val="00B27B4F"/>
    <w:rsid w:val="00B30316"/>
    <w:rsid w:val="00B32AE4"/>
    <w:rsid w:val="00B3357E"/>
    <w:rsid w:val="00B33A82"/>
    <w:rsid w:val="00B33D2D"/>
    <w:rsid w:val="00B34FEF"/>
    <w:rsid w:val="00B3554B"/>
    <w:rsid w:val="00B40530"/>
    <w:rsid w:val="00B4160E"/>
    <w:rsid w:val="00B4208E"/>
    <w:rsid w:val="00B423AD"/>
    <w:rsid w:val="00B44188"/>
    <w:rsid w:val="00B45EFF"/>
    <w:rsid w:val="00B46121"/>
    <w:rsid w:val="00B5004C"/>
    <w:rsid w:val="00B5166B"/>
    <w:rsid w:val="00B51855"/>
    <w:rsid w:val="00B5227C"/>
    <w:rsid w:val="00B53BA1"/>
    <w:rsid w:val="00B60D67"/>
    <w:rsid w:val="00B62825"/>
    <w:rsid w:val="00B62A54"/>
    <w:rsid w:val="00B63C03"/>
    <w:rsid w:val="00B63E29"/>
    <w:rsid w:val="00B646D8"/>
    <w:rsid w:val="00B64D65"/>
    <w:rsid w:val="00B65957"/>
    <w:rsid w:val="00B660D4"/>
    <w:rsid w:val="00B66ADB"/>
    <w:rsid w:val="00B67784"/>
    <w:rsid w:val="00B67D94"/>
    <w:rsid w:val="00B67E63"/>
    <w:rsid w:val="00B738BD"/>
    <w:rsid w:val="00B7407D"/>
    <w:rsid w:val="00B752C6"/>
    <w:rsid w:val="00B758F4"/>
    <w:rsid w:val="00B8064D"/>
    <w:rsid w:val="00B827FC"/>
    <w:rsid w:val="00B8418C"/>
    <w:rsid w:val="00B84857"/>
    <w:rsid w:val="00B85FA9"/>
    <w:rsid w:val="00B869C9"/>
    <w:rsid w:val="00B86FE9"/>
    <w:rsid w:val="00B87B22"/>
    <w:rsid w:val="00B87FF3"/>
    <w:rsid w:val="00B90502"/>
    <w:rsid w:val="00B91380"/>
    <w:rsid w:val="00B91F4B"/>
    <w:rsid w:val="00B92643"/>
    <w:rsid w:val="00B93138"/>
    <w:rsid w:val="00B9382A"/>
    <w:rsid w:val="00B93BC9"/>
    <w:rsid w:val="00B95692"/>
    <w:rsid w:val="00B96303"/>
    <w:rsid w:val="00BA0D29"/>
    <w:rsid w:val="00BA11D7"/>
    <w:rsid w:val="00BA1313"/>
    <w:rsid w:val="00BA19DA"/>
    <w:rsid w:val="00BA219D"/>
    <w:rsid w:val="00BA2AF4"/>
    <w:rsid w:val="00BA2E93"/>
    <w:rsid w:val="00BA323E"/>
    <w:rsid w:val="00BA39E5"/>
    <w:rsid w:val="00BA5E59"/>
    <w:rsid w:val="00BB09C6"/>
    <w:rsid w:val="00BB18D7"/>
    <w:rsid w:val="00BB190A"/>
    <w:rsid w:val="00BB7266"/>
    <w:rsid w:val="00BC0A18"/>
    <w:rsid w:val="00BC0E4C"/>
    <w:rsid w:val="00BC17C1"/>
    <w:rsid w:val="00BC4AA7"/>
    <w:rsid w:val="00BC597E"/>
    <w:rsid w:val="00BC6385"/>
    <w:rsid w:val="00BC69AF"/>
    <w:rsid w:val="00BC74DE"/>
    <w:rsid w:val="00BD0B98"/>
    <w:rsid w:val="00BD14E8"/>
    <w:rsid w:val="00BD1C17"/>
    <w:rsid w:val="00BD278A"/>
    <w:rsid w:val="00BD3CFA"/>
    <w:rsid w:val="00BD4A2E"/>
    <w:rsid w:val="00BD568B"/>
    <w:rsid w:val="00BD5A53"/>
    <w:rsid w:val="00BD5F08"/>
    <w:rsid w:val="00BD6F38"/>
    <w:rsid w:val="00BD7106"/>
    <w:rsid w:val="00BE1347"/>
    <w:rsid w:val="00BE1450"/>
    <w:rsid w:val="00BE3DCF"/>
    <w:rsid w:val="00BE428A"/>
    <w:rsid w:val="00BE4360"/>
    <w:rsid w:val="00BE4382"/>
    <w:rsid w:val="00BE4C56"/>
    <w:rsid w:val="00BE574F"/>
    <w:rsid w:val="00BE655E"/>
    <w:rsid w:val="00BE70E4"/>
    <w:rsid w:val="00BF04ED"/>
    <w:rsid w:val="00BF1E3A"/>
    <w:rsid w:val="00BF2891"/>
    <w:rsid w:val="00BF3A08"/>
    <w:rsid w:val="00BF5015"/>
    <w:rsid w:val="00BF5F2B"/>
    <w:rsid w:val="00BF697E"/>
    <w:rsid w:val="00BF709F"/>
    <w:rsid w:val="00C0033B"/>
    <w:rsid w:val="00C01B98"/>
    <w:rsid w:val="00C051D0"/>
    <w:rsid w:val="00C05867"/>
    <w:rsid w:val="00C07AC1"/>
    <w:rsid w:val="00C07E09"/>
    <w:rsid w:val="00C10865"/>
    <w:rsid w:val="00C11864"/>
    <w:rsid w:val="00C12171"/>
    <w:rsid w:val="00C1365A"/>
    <w:rsid w:val="00C13E4C"/>
    <w:rsid w:val="00C147E4"/>
    <w:rsid w:val="00C15A96"/>
    <w:rsid w:val="00C173F9"/>
    <w:rsid w:val="00C175A3"/>
    <w:rsid w:val="00C20501"/>
    <w:rsid w:val="00C20A4C"/>
    <w:rsid w:val="00C20C9D"/>
    <w:rsid w:val="00C22532"/>
    <w:rsid w:val="00C23140"/>
    <w:rsid w:val="00C2417F"/>
    <w:rsid w:val="00C24F9B"/>
    <w:rsid w:val="00C24FF2"/>
    <w:rsid w:val="00C2530B"/>
    <w:rsid w:val="00C25CC1"/>
    <w:rsid w:val="00C25D34"/>
    <w:rsid w:val="00C30BD9"/>
    <w:rsid w:val="00C31CB7"/>
    <w:rsid w:val="00C31E6E"/>
    <w:rsid w:val="00C32589"/>
    <w:rsid w:val="00C330EE"/>
    <w:rsid w:val="00C361E7"/>
    <w:rsid w:val="00C4048F"/>
    <w:rsid w:val="00C40E4B"/>
    <w:rsid w:val="00C4119D"/>
    <w:rsid w:val="00C43868"/>
    <w:rsid w:val="00C44B77"/>
    <w:rsid w:val="00C453F1"/>
    <w:rsid w:val="00C4570E"/>
    <w:rsid w:val="00C45ADE"/>
    <w:rsid w:val="00C467D4"/>
    <w:rsid w:val="00C46F6F"/>
    <w:rsid w:val="00C47686"/>
    <w:rsid w:val="00C50558"/>
    <w:rsid w:val="00C51081"/>
    <w:rsid w:val="00C51973"/>
    <w:rsid w:val="00C5333C"/>
    <w:rsid w:val="00C53DB8"/>
    <w:rsid w:val="00C53FD5"/>
    <w:rsid w:val="00C552EB"/>
    <w:rsid w:val="00C56152"/>
    <w:rsid w:val="00C5693D"/>
    <w:rsid w:val="00C56C2C"/>
    <w:rsid w:val="00C57C6A"/>
    <w:rsid w:val="00C61CAE"/>
    <w:rsid w:val="00C6286D"/>
    <w:rsid w:val="00C64186"/>
    <w:rsid w:val="00C64950"/>
    <w:rsid w:val="00C6580F"/>
    <w:rsid w:val="00C66A47"/>
    <w:rsid w:val="00C66A6A"/>
    <w:rsid w:val="00C67865"/>
    <w:rsid w:val="00C70521"/>
    <w:rsid w:val="00C7059B"/>
    <w:rsid w:val="00C740CC"/>
    <w:rsid w:val="00C74EF4"/>
    <w:rsid w:val="00C75E00"/>
    <w:rsid w:val="00C80C64"/>
    <w:rsid w:val="00C81933"/>
    <w:rsid w:val="00C82543"/>
    <w:rsid w:val="00C83B7A"/>
    <w:rsid w:val="00C84309"/>
    <w:rsid w:val="00C850A8"/>
    <w:rsid w:val="00C85D2D"/>
    <w:rsid w:val="00C86219"/>
    <w:rsid w:val="00C86382"/>
    <w:rsid w:val="00C8640D"/>
    <w:rsid w:val="00C869E4"/>
    <w:rsid w:val="00C90283"/>
    <w:rsid w:val="00C910EE"/>
    <w:rsid w:val="00C9227F"/>
    <w:rsid w:val="00C92F96"/>
    <w:rsid w:val="00C9350A"/>
    <w:rsid w:val="00C93E29"/>
    <w:rsid w:val="00C9512B"/>
    <w:rsid w:val="00C9553D"/>
    <w:rsid w:val="00C959E6"/>
    <w:rsid w:val="00CA03AA"/>
    <w:rsid w:val="00CA05AA"/>
    <w:rsid w:val="00CA12A4"/>
    <w:rsid w:val="00CA2497"/>
    <w:rsid w:val="00CA3747"/>
    <w:rsid w:val="00CA4991"/>
    <w:rsid w:val="00CA4C7D"/>
    <w:rsid w:val="00CA4CB4"/>
    <w:rsid w:val="00CA537D"/>
    <w:rsid w:val="00CA68BC"/>
    <w:rsid w:val="00CA6C55"/>
    <w:rsid w:val="00CB16A4"/>
    <w:rsid w:val="00CB49B2"/>
    <w:rsid w:val="00CB5E9D"/>
    <w:rsid w:val="00CB6240"/>
    <w:rsid w:val="00CB6351"/>
    <w:rsid w:val="00CB75CC"/>
    <w:rsid w:val="00CC0112"/>
    <w:rsid w:val="00CC08DA"/>
    <w:rsid w:val="00CC2BE6"/>
    <w:rsid w:val="00CC2DE3"/>
    <w:rsid w:val="00CC3DDF"/>
    <w:rsid w:val="00CC3FDC"/>
    <w:rsid w:val="00CC59E5"/>
    <w:rsid w:val="00CC5BF2"/>
    <w:rsid w:val="00CC6258"/>
    <w:rsid w:val="00CC667D"/>
    <w:rsid w:val="00CC7E03"/>
    <w:rsid w:val="00CD2587"/>
    <w:rsid w:val="00CD26CE"/>
    <w:rsid w:val="00CD4105"/>
    <w:rsid w:val="00CD44C7"/>
    <w:rsid w:val="00CD524B"/>
    <w:rsid w:val="00CD654B"/>
    <w:rsid w:val="00CD6F45"/>
    <w:rsid w:val="00CE315E"/>
    <w:rsid w:val="00CE3A7E"/>
    <w:rsid w:val="00CE41EE"/>
    <w:rsid w:val="00CE532E"/>
    <w:rsid w:val="00CE5941"/>
    <w:rsid w:val="00CE7552"/>
    <w:rsid w:val="00CF25FB"/>
    <w:rsid w:val="00CF36C9"/>
    <w:rsid w:val="00CF45F4"/>
    <w:rsid w:val="00CF6FF4"/>
    <w:rsid w:val="00D00284"/>
    <w:rsid w:val="00D02B54"/>
    <w:rsid w:val="00D02C31"/>
    <w:rsid w:val="00D04EE8"/>
    <w:rsid w:val="00D05D01"/>
    <w:rsid w:val="00D06648"/>
    <w:rsid w:val="00D06E63"/>
    <w:rsid w:val="00D10ABC"/>
    <w:rsid w:val="00D11666"/>
    <w:rsid w:val="00D11B23"/>
    <w:rsid w:val="00D12BE5"/>
    <w:rsid w:val="00D14EA9"/>
    <w:rsid w:val="00D14F36"/>
    <w:rsid w:val="00D14FA9"/>
    <w:rsid w:val="00D15400"/>
    <w:rsid w:val="00D2073D"/>
    <w:rsid w:val="00D20BC8"/>
    <w:rsid w:val="00D20CD1"/>
    <w:rsid w:val="00D224E5"/>
    <w:rsid w:val="00D24666"/>
    <w:rsid w:val="00D24CF0"/>
    <w:rsid w:val="00D25A8B"/>
    <w:rsid w:val="00D27586"/>
    <w:rsid w:val="00D30591"/>
    <w:rsid w:val="00D30DFA"/>
    <w:rsid w:val="00D31DBF"/>
    <w:rsid w:val="00D35732"/>
    <w:rsid w:val="00D35E60"/>
    <w:rsid w:val="00D36855"/>
    <w:rsid w:val="00D422E2"/>
    <w:rsid w:val="00D425FB"/>
    <w:rsid w:val="00D44050"/>
    <w:rsid w:val="00D4546A"/>
    <w:rsid w:val="00D46030"/>
    <w:rsid w:val="00D47B7C"/>
    <w:rsid w:val="00D47DD3"/>
    <w:rsid w:val="00D50394"/>
    <w:rsid w:val="00D5050C"/>
    <w:rsid w:val="00D515F6"/>
    <w:rsid w:val="00D51AC2"/>
    <w:rsid w:val="00D5205C"/>
    <w:rsid w:val="00D5308B"/>
    <w:rsid w:val="00D54A5D"/>
    <w:rsid w:val="00D5551B"/>
    <w:rsid w:val="00D555BD"/>
    <w:rsid w:val="00D56962"/>
    <w:rsid w:val="00D56ADF"/>
    <w:rsid w:val="00D56B1B"/>
    <w:rsid w:val="00D56BBC"/>
    <w:rsid w:val="00D60086"/>
    <w:rsid w:val="00D60209"/>
    <w:rsid w:val="00D60EDF"/>
    <w:rsid w:val="00D63404"/>
    <w:rsid w:val="00D64607"/>
    <w:rsid w:val="00D646A0"/>
    <w:rsid w:val="00D64A5F"/>
    <w:rsid w:val="00D65881"/>
    <w:rsid w:val="00D6698C"/>
    <w:rsid w:val="00D67E7E"/>
    <w:rsid w:val="00D7020C"/>
    <w:rsid w:val="00D728F4"/>
    <w:rsid w:val="00D7656D"/>
    <w:rsid w:val="00D76DEF"/>
    <w:rsid w:val="00D76FB4"/>
    <w:rsid w:val="00D77342"/>
    <w:rsid w:val="00D774F4"/>
    <w:rsid w:val="00D80995"/>
    <w:rsid w:val="00D817DB"/>
    <w:rsid w:val="00D82E08"/>
    <w:rsid w:val="00D84971"/>
    <w:rsid w:val="00D85BA6"/>
    <w:rsid w:val="00D86490"/>
    <w:rsid w:val="00D87242"/>
    <w:rsid w:val="00D912AE"/>
    <w:rsid w:val="00D9139A"/>
    <w:rsid w:val="00D91824"/>
    <w:rsid w:val="00D92768"/>
    <w:rsid w:val="00D92EB2"/>
    <w:rsid w:val="00D930A3"/>
    <w:rsid w:val="00D930DA"/>
    <w:rsid w:val="00D95A0A"/>
    <w:rsid w:val="00D96AC0"/>
    <w:rsid w:val="00D970DD"/>
    <w:rsid w:val="00D97C20"/>
    <w:rsid w:val="00DA0040"/>
    <w:rsid w:val="00DA18EB"/>
    <w:rsid w:val="00DA18EC"/>
    <w:rsid w:val="00DA195C"/>
    <w:rsid w:val="00DA1AA6"/>
    <w:rsid w:val="00DA31AA"/>
    <w:rsid w:val="00DA32E9"/>
    <w:rsid w:val="00DA5320"/>
    <w:rsid w:val="00DA59FD"/>
    <w:rsid w:val="00DA60C1"/>
    <w:rsid w:val="00DA6A55"/>
    <w:rsid w:val="00DA6E0B"/>
    <w:rsid w:val="00DB1069"/>
    <w:rsid w:val="00DB213B"/>
    <w:rsid w:val="00DB2601"/>
    <w:rsid w:val="00DB2996"/>
    <w:rsid w:val="00DB42A6"/>
    <w:rsid w:val="00DB4AC8"/>
    <w:rsid w:val="00DB5D67"/>
    <w:rsid w:val="00DB7EB6"/>
    <w:rsid w:val="00DB7F6A"/>
    <w:rsid w:val="00DC1C64"/>
    <w:rsid w:val="00DC2AF2"/>
    <w:rsid w:val="00DC2C29"/>
    <w:rsid w:val="00DC34A7"/>
    <w:rsid w:val="00DC5BF9"/>
    <w:rsid w:val="00DD0B90"/>
    <w:rsid w:val="00DD1D29"/>
    <w:rsid w:val="00DD4DCA"/>
    <w:rsid w:val="00DD66D5"/>
    <w:rsid w:val="00DE10CD"/>
    <w:rsid w:val="00DE198E"/>
    <w:rsid w:val="00DE243E"/>
    <w:rsid w:val="00DE29F3"/>
    <w:rsid w:val="00DE50C2"/>
    <w:rsid w:val="00DE50F6"/>
    <w:rsid w:val="00DE6AB6"/>
    <w:rsid w:val="00DE76EC"/>
    <w:rsid w:val="00DE77DB"/>
    <w:rsid w:val="00DF0596"/>
    <w:rsid w:val="00DF1626"/>
    <w:rsid w:val="00DF17DE"/>
    <w:rsid w:val="00DF3930"/>
    <w:rsid w:val="00DF504E"/>
    <w:rsid w:val="00DF6D9B"/>
    <w:rsid w:val="00E00490"/>
    <w:rsid w:val="00E0194B"/>
    <w:rsid w:val="00E03D41"/>
    <w:rsid w:val="00E04140"/>
    <w:rsid w:val="00E0491C"/>
    <w:rsid w:val="00E04BC4"/>
    <w:rsid w:val="00E05C00"/>
    <w:rsid w:val="00E06F4B"/>
    <w:rsid w:val="00E10A36"/>
    <w:rsid w:val="00E1104C"/>
    <w:rsid w:val="00E11181"/>
    <w:rsid w:val="00E111DB"/>
    <w:rsid w:val="00E1127B"/>
    <w:rsid w:val="00E1192A"/>
    <w:rsid w:val="00E119F4"/>
    <w:rsid w:val="00E11D95"/>
    <w:rsid w:val="00E11F1B"/>
    <w:rsid w:val="00E12289"/>
    <w:rsid w:val="00E123F3"/>
    <w:rsid w:val="00E14987"/>
    <w:rsid w:val="00E14B2C"/>
    <w:rsid w:val="00E152BC"/>
    <w:rsid w:val="00E16AB3"/>
    <w:rsid w:val="00E17811"/>
    <w:rsid w:val="00E20C08"/>
    <w:rsid w:val="00E21551"/>
    <w:rsid w:val="00E21CF2"/>
    <w:rsid w:val="00E2298C"/>
    <w:rsid w:val="00E24974"/>
    <w:rsid w:val="00E24D52"/>
    <w:rsid w:val="00E25123"/>
    <w:rsid w:val="00E2675F"/>
    <w:rsid w:val="00E310FB"/>
    <w:rsid w:val="00E32AA3"/>
    <w:rsid w:val="00E3370A"/>
    <w:rsid w:val="00E34284"/>
    <w:rsid w:val="00E35647"/>
    <w:rsid w:val="00E35B51"/>
    <w:rsid w:val="00E36030"/>
    <w:rsid w:val="00E4020D"/>
    <w:rsid w:val="00E41937"/>
    <w:rsid w:val="00E42283"/>
    <w:rsid w:val="00E4374D"/>
    <w:rsid w:val="00E44439"/>
    <w:rsid w:val="00E44728"/>
    <w:rsid w:val="00E44746"/>
    <w:rsid w:val="00E44FD2"/>
    <w:rsid w:val="00E45698"/>
    <w:rsid w:val="00E46B0D"/>
    <w:rsid w:val="00E4706A"/>
    <w:rsid w:val="00E476D4"/>
    <w:rsid w:val="00E477BF"/>
    <w:rsid w:val="00E5127C"/>
    <w:rsid w:val="00E52CB5"/>
    <w:rsid w:val="00E535F9"/>
    <w:rsid w:val="00E536DB"/>
    <w:rsid w:val="00E544D3"/>
    <w:rsid w:val="00E552FE"/>
    <w:rsid w:val="00E55801"/>
    <w:rsid w:val="00E565EF"/>
    <w:rsid w:val="00E56750"/>
    <w:rsid w:val="00E569C2"/>
    <w:rsid w:val="00E56BE5"/>
    <w:rsid w:val="00E57931"/>
    <w:rsid w:val="00E57952"/>
    <w:rsid w:val="00E606B3"/>
    <w:rsid w:val="00E60F84"/>
    <w:rsid w:val="00E621EC"/>
    <w:rsid w:val="00E64D2F"/>
    <w:rsid w:val="00E70ABF"/>
    <w:rsid w:val="00E725B8"/>
    <w:rsid w:val="00E72F7B"/>
    <w:rsid w:val="00E731E6"/>
    <w:rsid w:val="00E74F16"/>
    <w:rsid w:val="00E755BE"/>
    <w:rsid w:val="00E765BF"/>
    <w:rsid w:val="00E76714"/>
    <w:rsid w:val="00E76A94"/>
    <w:rsid w:val="00E76EBF"/>
    <w:rsid w:val="00E77B0C"/>
    <w:rsid w:val="00E77F3B"/>
    <w:rsid w:val="00E8446E"/>
    <w:rsid w:val="00E852F7"/>
    <w:rsid w:val="00E85E1D"/>
    <w:rsid w:val="00E8619A"/>
    <w:rsid w:val="00E86697"/>
    <w:rsid w:val="00E86DD0"/>
    <w:rsid w:val="00E87E59"/>
    <w:rsid w:val="00E90201"/>
    <w:rsid w:val="00E9153F"/>
    <w:rsid w:val="00E93D7F"/>
    <w:rsid w:val="00E94634"/>
    <w:rsid w:val="00E94C10"/>
    <w:rsid w:val="00E9589D"/>
    <w:rsid w:val="00E96189"/>
    <w:rsid w:val="00E971D4"/>
    <w:rsid w:val="00E9720A"/>
    <w:rsid w:val="00EA0413"/>
    <w:rsid w:val="00EA0CB3"/>
    <w:rsid w:val="00EA1E2C"/>
    <w:rsid w:val="00EA4ED1"/>
    <w:rsid w:val="00EB06BF"/>
    <w:rsid w:val="00EB156C"/>
    <w:rsid w:val="00EB2021"/>
    <w:rsid w:val="00EB2059"/>
    <w:rsid w:val="00EB2FA1"/>
    <w:rsid w:val="00EB3A66"/>
    <w:rsid w:val="00EB5B05"/>
    <w:rsid w:val="00EB6E1F"/>
    <w:rsid w:val="00EC0E62"/>
    <w:rsid w:val="00EC1AD6"/>
    <w:rsid w:val="00EC5DF9"/>
    <w:rsid w:val="00EC602B"/>
    <w:rsid w:val="00ED00E5"/>
    <w:rsid w:val="00ED01D4"/>
    <w:rsid w:val="00ED05F6"/>
    <w:rsid w:val="00ED09FD"/>
    <w:rsid w:val="00ED1357"/>
    <w:rsid w:val="00ED33A3"/>
    <w:rsid w:val="00ED4089"/>
    <w:rsid w:val="00ED5B93"/>
    <w:rsid w:val="00ED707E"/>
    <w:rsid w:val="00ED7611"/>
    <w:rsid w:val="00ED785A"/>
    <w:rsid w:val="00EE005F"/>
    <w:rsid w:val="00EE0268"/>
    <w:rsid w:val="00EE1056"/>
    <w:rsid w:val="00EE2922"/>
    <w:rsid w:val="00EE3062"/>
    <w:rsid w:val="00EE3A34"/>
    <w:rsid w:val="00EE7473"/>
    <w:rsid w:val="00EE74DC"/>
    <w:rsid w:val="00EE77E1"/>
    <w:rsid w:val="00EE7A1C"/>
    <w:rsid w:val="00EF0397"/>
    <w:rsid w:val="00EF10C4"/>
    <w:rsid w:val="00EF25BC"/>
    <w:rsid w:val="00EF2843"/>
    <w:rsid w:val="00EF33F0"/>
    <w:rsid w:val="00EF4D17"/>
    <w:rsid w:val="00EF5CB0"/>
    <w:rsid w:val="00F01C6A"/>
    <w:rsid w:val="00F05598"/>
    <w:rsid w:val="00F07503"/>
    <w:rsid w:val="00F114E0"/>
    <w:rsid w:val="00F11A3C"/>
    <w:rsid w:val="00F11B88"/>
    <w:rsid w:val="00F11DF8"/>
    <w:rsid w:val="00F12C86"/>
    <w:rsid w:val="00F12F84"/>
    <w:rsid w:val="00F17A1A"/>
    <w:rsid w:val="00F220C6"/>
    <w:rsid w:val="00F22261"/>
    <w:rsid w:val="00F232AB"/>
    <w:rsid w:val="00F235BB"/>
    <w:rsid w:val="00F239DB"/>
    <w:rsid w:val="00F24DF1"/>
    <w:rsid w:val="00F256FD"/>
    <w:rsid w:val="00F26AF1"/>
    <w:rsid w:val="00F31151"/>
    <w:rsid w:val="00F32E3A"/>
    <w:rsid w:val="00F34082"/>
    <w:rsid w:val="00F371DD"/>
    <w:rsid w:val="00F40502"/>
    <w:rsid w:val="00F4059C"/>
    <w:rsid w:val="00F4080F"/>
    <w:rsid w:val="00F40EF9"/>
    <w:rsid w:val="00F4132C"/>
    <w:rsid w:val="00F42AE0"/>
    <w:rsid w:val="00F42E27"/>
    <w:rsid w:val="00F459AC"/>
    <w:rsid w:val="00F461D3"/>
    <w:rsid w:val="00F510D0"/>
    <w:rsid w:val="00F51DAA"/>
    <w:rsid w:val="00F522E8"/>
    <w:rsid w:val="00F52B64"/>
    <w:rsid w:val="00F56D0A"/>
    <w:rsid w:val="00F60438"/>
    <w:rsid w:val="00F605BC"/>
    <w:rsid w:val="00F6436D"/>
    <w:rsid w:val="00F64E58"/>
    <w:rsid w:val="00F66F76"/>
    <w:rsid w:val="00F6701D"/>
    <w:rsid w:val="00F672B4"/>
    <w:rsid w:val="00F708CA"/>
    <w:rsid w:val="00F711BA"/>
    <w:rsid w:val="00F732AD"/>
    <w:rsid w:val="00F73371"/>
    <w:rsid w:val="00F73C6E"/>
    <w:rsid w:val="00F742F0"/>
    <w:rsid w:val="00F7449B"/>
    <w:rsid w:val="00F74772"/>
    <w:rsid w:val="00F76150"/>
    <w:rsid w:val="00F77DC4"/>
    <w:rsid w:val="00F80098"/>
    <w:rsid w:val="00F80871"/>
    <w:rsid w:val="00F81774"/>
    <w:rsid w:val="00F81B10"/>
    <w:rsid w:val="00F83A5B"/>
    <w:rsid w:val="00F83DEE"/>
    <w:rsid w:val="00F840AB"/>
    <w:rsid w:val="00F84B01"/>
    <w:rsid w:val="00F85483"/>
    <w:rsid w:val="00F8573C"/>
    <w:rsid w:val="00F862F0"/>
    <w:rsid w:val="00F86C83"/>
    <w:rsid w:val="00F87704"/>
    <w:rsid w:val="00F92754"/>
    <w:rsid w:val="00F93023"/>
    <w:rsid w:val="00F94441"/>
    <w:rsid w:val="00F94C45"/>
    <w:rsid w:val="00F95EBE"/>
    <w:rsid w:val="00F95F7F"/>
    <w:rsid w:val="00F96528"/>
    <w:rsid w:val="00F9683F"/>
    <w:rsid w:val="00FA12F0"/>
    <w:rsid w:val="00FA1874"/>
    <w:rsid w:val="00FA1E98"/>
    <w:rsid w:val="00FA4E0E"/>
    <w:rsid w:val="00FA58C7"/>
    <w:rsid w:val="00FA5B32"/>
    <w:rsid w:val="00FA67C1"/>
    <w:rsid w:val="00FA6C27"/>
    <w:rsid w:val="00FA7C44"/>
    <w:rsid w:val="00FB0230"/>
    <w:rsid w:val="00FB055F"/>
    <w:rsid w:val="00FB2B80"/>
    <w:rsid w:val="00FC23EA"/>
    <w:rsid w:val="00FC2578"/>
    <w:rsid w:val="00FC291B"/>
    <w:rsid w:val="00FC39AE"/>
    <w:rsid w:val="00FC5158"/>
    <w:rsid w:val="00FC644E"/>
    <w:rsid w:val="00FD0447"/>
    <w:rsid w:val="00FD1ED1"/>
    <w:rsid w:val="00FD3B88"/>
    <w:rsid w:val="00FD47E9"/>
    <w:rsid w:val="00FD68DC"/>
    <w:rsid w:val="00FE0009"/>
    <w:rsid w:val="00FE30C9"/>
    <w:rsid w:val="00FE3A33"/>
    <w:rsid w:val="00FE3DCF"/>
    <w:rsid w:val="00FE492D"/>
    <w:rsid w:val="00FE6189"/>
    <w:rsid w:val="00FE61FE"/>
    <w:rsid w:val="00FE66BA"/>
    <w:rsid w:val="00FE706E"/>
    <w:rsid w:val="00FE7C15"/>
    <w:rsid w:val="00FF0D1D"/>
    <w:rsid w:val="00FF153A"/>
    <w:rsid w:val="00FF1758"/>
    <w:rsid w:val="00FF1B50"/>
    <w:rsid w:val="00FF2F62"/>
    <w:rsid w:val="00FF35AB"/>
    <w:rsid w:val="00FF6EE1"/>
    <w:rsid w:val="00FF7785"/>
    <w:rsid w:val="00FF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CA58EE4"/>
  <w15:chartTrackingRefBased/>
  <w15:docId w15:val="{D369F0B4-F9C1-4BE4-A9FF-866F8E2E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rsid w:val="00947EBC"/>
    <w:pPr>
      <w:spacing w:line="360" w:lineRule="auto"/>
      <w:ind w:firstLine="709"/>
      <w:jc w:val="both"/>
    </w:pPr>
    <w:rPr>
      <w:sz w:val="24"/>
      <w:szCs w:val="24"/>
    </w:rPr>
  </w:style>
  <w:style w:type="paragraph" w:styleId="1">
    <w:name w:val="heading 1"/>
    <w:basedOn w:val="a2"/>
    <w:next w:val="a2"/>
    <w:autoRedefine/>
    <w:qFormat/>
    <w:rsid w:val="00E2675F"/>
    <w:pPr>
      <w:keepNext/>
      <w:suppressAutoHyphens/>
      <w:ind w:firstLine="851"/>
      <w:outlineLvl w:val="0"/>
    </w:pPr>
    <w:rPr>
      <w:b/>
    </w:rPr>
  </w:style>
  <w:style w:type="paragraph" w:styleId="21">
    <w:name w:val="heading 2"/>
    <w:basedOn w:val="a2"/>
    <w:next w:val="a2"/>
    <w:link w:val="22"/>
    <w:autoRedefine/>
    <w:qFormat/>
    <w:rsid w:val="000E48D7"/>
    <w:pPr>
      <w:numPr>
        <w:ilvl w:val="1"/>
      </w:numPr>
      <w:tabs>
        <w:tab w:val="num" w:pos="720"/>
        <w:tab w:val="left" w:pos="1134"/>
      </w:tabs>
      <w:ind w:left="34" w:firstLine="675"/>
      <w:outlineLvl w:val="1"/>
    </w:pPr>
    <w:rPr>
      <w:b/>
      <w:iCs/>
      <w:lang w:val="x-none" w:eastAsia="x-none"/>
    </w:rPr>
  </w:style>
  <w:style w:type="paragraph" w:styleId="31">
    <w:name w:val="heading 3"/>
    <w:basedOn w:val="a2"/>
    <w:next w:val="a2"/>
    <w:link w:val="32"/>
    <w:autoRedefine/>
    <w:qFormat/>
    <w:rsid w:val="009410DF"/>
    <w:pPr>
      <w:tabs>
        <w:tab w:val="left" w:pos="993"/>
      </w:tabs>
      <w:suppressAutoHyphens/>
      <w:outlineLvl w:val="2"/>
    </w:pPr>
    <w:rPr>
      <w:bCs/>
      <w:szCs w:val="26"/>
      <w:lang w:val="x-none" w:eastAsia="x-none"/>
    </w:rPr>
  </w:style>
  <w:style w:type="paragraph" w:styleId="41">
    <w:name w:val="heading 4"/>
    <w:basedOn w:val="a2"/>
    <w:next w:val="a2"/>
    <w:link w:val="42"/>
    <w:autoRedefine/>
    <w:uiPriority w:val="9"/>
    <w:qFormat/>
    <w:rsid w:val="00230177"/>
    <w:pPr>
      <w:ind w:left="284"/>
      <w:outlineLvl w:val="3"/>
    </w:pPr>
    <w:rPr>
      <w:bCs/>
      <w:lang w:val="x-none" w:eastAsia="x-none"/>
    </w:rPr>
  </w:style>
  <w:style w:type="paragraph" w:styleId="51">
    <w:name w:val="heading 5"/>
    <w:basedOn w:val="a2"/>
    <w:next w:val="a2"/>
    <w:link w:val="52"/>
    <w:autoRedefine/>
    <w:uiPriority w:val="9"/>
    <w:qFormat/>
    <w:rsid w:val="00FC23EA"/>
    <w:pPr>
      <w:ind w:firstLine="284"/>
      <w:outlineLvl w:val="4"/>
    </w:pPr>
    <w:rPr>
      <w:bCs/>
      <w:iCs/>
      <w:szCs w:val="26"/>
      <w:lang w:val="x-none" w:eastAsia="x-none"/>
    </w:rPr>
  </w:style>
  <w:style w:type="paragraph" w:styleId="6">
    <w:name w:val="heading 6"/>
    <w:basedOn w:val="a2"/>
    <w:next w:val="a2"/>
    <w:link w:val="60"/>
    <w:uiPriority w:val="9"/>
    <w:qFormat/>
    <w:rsid w:val="00E852F7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7">
    <w:name w:val="heading 7"/>
    <w:basedOn w:val="a2"/>
    <w:next w:val="a2"/>
    <w:link w:val="70"/>
    <w:uiPriority w:val="9"/>
    <w:qFormat/>
    <w:rsid w:val="00E852F7"/>
    <w:pPr>
      <w:numPr>
        <w:ilvl w:val="6"/>
        <w:numId w:val="1"/>
      </w:numPr>
      <w:spacing w:before="240" w:after="60"/>
      <w:outlineLvl w:val="6"/>
    </w:pPr>
    <w:rPr>
      <w:rFonts w:ascii="Calibri" w:hAnsi="Calibri"/>
      <w:lang w:val="x-none" w:eastAsia="x-none"/>
    </w:rPr>
  </w:style>
  <w:style w:type="paragraph" w:styleId="8">
    <w:name w:val="heading 8"/>
    <w:basedOn w:val="a2"/>
    <w:next w:val="a2"/>
    <w:link w:val="80"/>
    <w:uiPriority w:val="9"/>
    <w:qFormat/>
    <w:rsid w:val="00E852F7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paragraph" w:styleId="9">
    <w:name w:val="heading 9"/>
    <w:basedOn w:val="a2"/>
    <w:next w:val="a2"/>
    <w:link w:val="90"/>
    <w:uiPriority w:val="9"/>
    <w:qFormat/>
    <w:rsid w:val="00E852F7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2">
    <w:name w:val="Заголовок 2 Знак"/>
    <w:link w:val="21"/>
    <w:rsid w:val="000E48D7"/>
    <w:rPr>
      <w:b/>
      <w:iCs/>
      <w:sz w:val="24"/>
      <w:szCs w:val="24"/>
      <w:lang w:val="x-none" w:eastAsia="x-none"/>
    </w:rPr>
  </w:style>
  <w:style w:type="character" w:customStyle="1" w:styleId="32">
    <w:name w:val="Заголовок 3 Знак"/>
    <w:link w:val="31"/>
    <w:rsid w:val="009410DF"/>
    <w:rPr>
      <w:rFonts w:ascii="Arial" w:hAnsi="Arial" w:cs="Arial"/>
      <w:bCs/>
      <w:sz w:val="24"/>
      <w:szCs w:val="26"/>
    </w:rPr>
  </w:style>
  <w:style w:type="character" w:customStyle="1" w:styleId="42">
    <w:name w:val="Заголовок 4 Знак"/>
    <w:link w:val="41"/>
    <w:uiPriority w:val="9"/>
    <w:rsid w:val="00230177"/>
    <w:rPr>
      <w:rFonts w:ascii="Arial" w:hAnsi="Arial"/>
      <w:bCs/>
      <w:sz w:val="24"/>
      <w:szCs w:val="28"/>
    </w:rPr>
  </w:style>
  <w:style w:type="character" w:customStyle="1" w:styleId="52">
    <w:name w:val="Заголовок 5 Знак"/>
    <w:link w:val="51"/>
    <w:uiPriority w:val="9"/>
    <w:rsid w:val="00FC23EA"/>
    <w:rPr>
      <w:rFonts w:ascii="Arial" w:hAnsi="Arial"/>
      <w:bCs/>
      <w:iCs/>
      <w:sz w:val="24"/>
      <w:szCs w:val="26"/>
    </w:rPr>
  </w:style>
  <w:style w:type="character" w:customStyle="1" w:styleId="60">
    <w:name w:val="Заголовок 6 Знак"/>
    <w:link w:val="6"/>
    <w:uiPriority w:val="9"/>
    <w:rsid w:val="009D0CE7"/>
    <w:rPr>
      <w:rFonts w:ascii="Calibri" w:hAnsi="Calibri"/>
      <w:b/>
      <w:bCs/>
      <w:sz w:val="22"/>
      <w:szCs w:val="22"/>
      <w:lang w:val="x-none" w:eastAsia="x-none"/>
    </w:rPr>
  </w:style>
  <w:style w:type="character" w:customStyle="1" w:styleId="70">
    <w:name w:val="Заголовок 7 Знак"/>
    <w:link w:val="7"/>
    <w:uiPriority w:val="9"/>
    <w:rsid w:val="009D0CE7"/>
    <w:rPr>
      <w:rFonts w:ascii="Calibri" w:hAnsi="Calibri"/>
      <w:sz w:val="24"/>
      <w:szCs w:val="24"/>
      <w:lang w:val="x-none" w:eastAsia="x-none"/>
    </w:rPr>
  </w:style>
  <w:style w:type="character" w:customStyle="1" w:styleId="80">
    <w:name w:val="Заголовок 8 Знак"/>
    <w:link w:val="8"/>
    <w:uiPriority w:val="9"/>
    <w:rsid w:val="009D0CE7"/>
    <w:rPr>
      <w:rFonts w:ascii="Calibri" w:hAnsi="Calibri"/>
      <w:i/>
      <w:iCs/>
      <w:sz w:val="24"/>
      <w:szCs w:val="24"/>
      <w:lang w:val="x-none" w:eastAsia="x-none"/>
    </w:rPr>
  </w:style>
  <w:style w:type="character" w:customStyle="1" w:styleId="90">
    <w:name w:val="Заголовок 9 Знак"/>
    <w:link w:val="9"/>
    <w:uiPriority w:val="9"/>
    <w:rsid w:val="009D0CE7"/>
    <w:rPr>
      <w:rFonts w:ascii="Cambria" w:hAnsi="Cambria"/>
      <w:sz w:val="22"/>
      <w:szCs w:val="22"/>
      <w:lang w:val="x-none" w:eastAsia="x-none"/>
    </w:rPr>
  </w:style>
  <w:style w:type="paragraph" w:customStyle="1" w:styleId="a6">
    <w:name w:val="Штамп"/>
    <w:basedOn w:val="a2"/>
    <w:rsid w:val="00B9382A"/>
    <w:pPr>
      <w:jc w:val="center"/>
    </w:pPr>
    <w:rPr>
      <w:noProof/>
      <w:sz w:val="18"/>
    </w:rPr>
  </w:style>
  <w:style w:type="paragraph" w:styleId="a7">
    <w:name w:val="header"/>
    <w:basedOn w:val="a2"/>
    <w:link w:val="a8"/>
    <w:uiPriority w:val="99"/>
    <w:rsid w:val="00B9382A"/>
    <w:pPr>
      <w:tabs>
        <w:tab w:val="center" w:pos="4153"/>
        <w:tab w:val="right" w:pos="8306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4E29FF"/>
    <w:rPr>
      <w:sz w:val="24"/>
      <w:szCs w:val="24"/>
    </w:rPr>
  </w:style>
  <w:style w:type="paragraph" w:styleId="a9">
    <w:name w:val="footer"/>
    <w:basedOn w:val="a2"/>
    <w:link w:val="aa"/>
    <w:uiPriority w:val="99"/>
    <w:rsid w:val="00B9382A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uiPriority w:val="99"/>
    <w:rsid w:val="007B3784"/>
    <w:rPr>
      <w:rFonts w:ascii="Arial" w:hAnsi="Arial"/>
      <w:sz w:val="24"/>
      <w:szCs w:val="28"/>
    </w:rPr>
  </w:style>
  <w:style w:type="paragraph" w:styleId="ab">
    <w:name w:val="Body Text"/>
    <w:basedOn w:val="a2"/>
    <w:link w:val="ac"/>
    <w:semiHidden/>
    <w:rsid w:val="00B9382A"/>
    <w:rPr>
      <w:lang w:val="x-none" w:eastAsia="x-none"/>
    </w:rPr>
  </w:style>
  <w:style w:type="character" w:customStyle="1" w:styleId="ac">
    <w:name w:val="Основной текст Знак"/>
    <w:link w:val="ab"/>
    <w:semiHidden/>
    <w:rsid w:val="00503A88"/>
    <w:rPr>
      <w:rFonts w:ascii="Arial" w:hAnsi="Arial"/>
      <w:sz w:val="24"/>
      <w:szCs w:val="28"/>
    </w:rPr>
  </w:style>
  <w:style w:type="paragraph" w:customStyle="1" w:styleId="ad">
    <w:name w:val="Формула"/>
    <w:basedOn w:val="a2"/>
    <w:next w:val="a2"/>
    <w:rsid w:val="00B9382A"/>
    <w:pPr>
      <w:spacing w:before="60" w:after="60"/>
      <w:ind w:left="567"/>
    </w:pPr>
  </w:style>
  <w:style w:type="paragraph" w:styleId="ae">
    <w:name w:val="caption"/>
    <w:basedOn w:val="a2"/>
    <w:next w:val="a2"/>
    <w:uiPriority w:val="35"/>
    <w:qFormat/>
    <w:rsid w:val="00B9382A"/>
    <w:pPr>
      <w:spacing w:before="120" w:after="120"/>
      <w:jc w:val="center"/>
    </w:pPr>
    <w:rPr>
      <w:b/>
      <w:bCs/>
    </w:rPr>
  </w:style>
  <w:style w:type="paragraph" w:customStyle="1" w:styleId="af">
    <w:name w:val="Таблица"/>
    <w:basedOn w:val="a2"/>
    <w:rsid w:val="00B9382A"/>
    <w:pPr>
      <w:jc w:val="center"/>
    </w:pPr>
  </w:style>
  <w:style w:type="paragraph" w:styleId="af0">
    <w:name w:val="No Spacing"/>
    <w:autoRedefine/>
    <w:uiPriority w:val="1"/>
    <w:qFormat/>
    <w:rsid w:val="004057EA"/>
    <w:pPr>
      <w:jc w:val="both"/>
    </w:pPr>
    <w:rPr>
      <w:rFonts w:ascii="Arial" w:hAnsi="Arial"/>
      <w:b/>
      <w:sz w:val="28"/>
      <w:szCs w:val="28"/>
    </w:rPr>
  </w:style>
  <w:style w:type="character" w:customStyle="1" w:styleId="apple-style-span">
    <w:name w:val="apple-style-span"/>
    <w:rsid w:val="00F77DC4"/>
  </w:style>
  <w:style w:type="paragraph" w:styleId="af1">
    <w:name w:val="Plain Text"/>
    <w:basedOn w:val="a2"/>
    <w:link w:val="af2"/>
    <w:uiPriority w:val="99"/>
    <w:semiHidden/>
    <w:rsid w:val="00561422"/>
    <w:rPr>
      <w:rFonts w:ascii="Courier New" w:hAnsi="Courier New"/>
      <w:sz w:val="20"/>
      <w:szCs w:val="20"/>
      <w:lang w:val="x-none" w:eastAsia="x-none"/>
    </w:rPr>
  </w:style>
  <w:style w:type="character" w:customStyle="1" w:styleId="af2">
    <w:name w:val="Текст Знак"/>
    <w:link w:val="af1"/>
    <w:uiPriority w:val="99"/>
    <w:semiHidden/>
    <w:rsid w:val="00561422"/>
    <w:rPr>
      <w:rFonts w:ascii="Courier New" w:hAnsi="Courier New" w:cs="Courier New"/>
    </w:rPr>
  </w:style>
  <w:style w:type="paragraph" w:styleId="af3">
    <w:name w:val="Balloon Text"/>
    <w:basedOn w:val="a2"/>
    <w:link w:val="af4"/>
    <w:uiPriority w:val="99"/>
    <w:semiHidden/>
    <w:unhideWhenUsed/>
    <w:rsid w:val="00503A88"/>
    <w:rPr>
      <w:rFonts w:ascii="Tahoma" w:hAnsi="Tahoma"/>
      <w:sz w:val="16"/>
      <w:szCs w:val="16"/>
      <w:lang w:val="x-none" w:eastAsia="x-none"/>
    </w:rPr>
  </w:style>
  <w:style w:type="character" w:customStyle="1" w:styleId="af4">
    <w:name w:val="Текст выноски Знак"/>
    <w:link w:val="af3"/>
    <w:uiPriority w:val="99"/>
    <w:semiHidden/>
    <w:rsid w:val="00503A88"/>
    <w:rPr>
      <w:rFonts w:ascii="Tahoma" w:hAnsi="Tahoma" w:cs="Tahoma"/>
      <w:sz w:val="16"/>
      <w:szCs w:val="16"/>
    </w:rPr>
  </w:style>
  <w:style w:type="character" w:customStyle="1" w:styleId="FontStyle14">
    <w:name w:val="Font Style14"/>
    <w:uiPriority w:val="99"/>
    <w:rsid w:val="000B116F"/>
    <w:rPr>
      <w:rFonts w:ascii="Times New Roman" w:hAnsi="Times New Roman" w:cs="Times New Roman"/>
      <w:b/>
      <w:bCs/>
      <w:i/>
      <w:iCs/>
      <w:sz w:val="34"/>
      <w:szCs w:val="34"/>
    </w:rPr>
  </w:style>
  <w:style w:type="character" w:styleId="af5">
    <w:name w:val="Hyperlink"/>
    <w:uiPriority w:val="99"/>
    <w:unhideWhenUsed/>
    <w:rsid w:val="005B1820"/>
    <w:rPr>
      <w:color w:val="316FBB"/>
      <w:u w:val="single"/>
      <w:bdr w:val="none" w:sz="0" w:space="0" w:color="auto" w:frame="1"/>
    </w:rPr>
  </w:style>
  <w:style w:type="character" w:customStyle="1" w:styleId="af6">
    <w:name w:val="Основной текст_"/>
    <w:link w:val="10"/>
    <w:rsid w:val="003B6151"/>
    <w:rPr>
      <w:sz w:val="23"/>
      <w:szCs w:val="23"/>
      <w:shd w:val="clear" w:color="auto" w:fill="FFFFFF"/>
    </w:rPr>
  </w:style>
  <w:style w:type="paragraph" w:customStyle="1" w:styleId="10">
    <w:name w:val="Основной текст1"/>
    <w:basedOn w:val="a2"/>
    <w:link w:val="af6"/>
    <w:rsid w:val="003B6151"/>
    <w:pPr>
      <w:shd w:val="clear" w:color="auto" w:fill="FFFFFF"/>
      <w:spacing w:before="240" w:line="274" w:lineRule="exact"/>
      <w:ind w:hanging="500"/>
    </w:pPr>
    <w:rPr>
      <w:sz w:val="23"/>
      <w:szCs w:val="23"/>
      <w:lang w:val="x-none" w:eastAsia="x-none"/>
    </w:rPr>
  </w:style>
  <w:style w:type="character" w:customStyle="1" w:styleId="33">
    <w:name w:val="Заголовок №3_"/>
    <w:link w:val="34"/>
    <w:rsid w:val="002F6CFF"/>
    <w:rPr>
      <w:sz w:val="27"/>
      <w:szCs w:val="27"/>
      <w:shd w:val="clear" w:color="auto" w:fill="FFFFFF"/>
    </w:rPr>
  </w:style>
  <w:style w:type="paragraph" w:customStyle="1" w:styleId="34">
    <w:name w:val="Заголовок №3"/>
    <w:basedOn w:val="a2"/>
    <w:link w:val="33"/>
    <w:rsid w:val="002F6CFF"/>
    <w:pPr>
      <w:shd w:val="clear" w:color="auto" w:fill="FFFFFF"/>
      <w:spacing w:after="660" w:line="288" w:lineRule="exact"/>
      <w:jc w:val="center"/>
      <w:outlineLvl w:val="2"/>
    </w:pPr>
    <w:rPr>
      <w:sz w:val="27"/>
      <w:szCs w:val="27"/>
      <w:lang w:val="x-none" w:eastAsia="x-none"/>
    </w:rPr>
  </w:style>
  <w:style w:type="character" w:customStyle="1" w:styleId="43">
    <w:name w:val="Заголовок №4_"/>
    <w:link w:val="44"/>
    <w:rsid w:val="00875136"/>
    <w:rPr>
      <w:sz w:val="23"/>
      <w:szCs w:val="23"/>
      <w:shd w:val="clear" w:color="auto" w:fill="FFFFFF"/>
    </w:rPr>
  </w:style>
  <w:style w:type="paragraph" w:customStyle="1" w:styleId="44">
    <w:name w:val="Заголовок №4"/>
    <w:basedOn w:val="a2"/>
    <w:link w:val="43"/>
    <w:rsid w:val="00875136"/>
    <w:pPr>
      <w:shd w:val="clear" w:color="auto" w:fill="FFFFFF"/>
      <w:spacing w:after="240" w:line="278" w:lineRule="exact"/>
      <w:jc w:val="center"/>
      <w:outlineLvl w:val="3"/>
    </w:pPr>
    <w:rPr>
      <w:sz w:val="23"/>
      <w:szCs w:val="23"/>
      <w:lang w:val="x-none" w:eastAsia="x-none"/>
    </w:rPr>
  </w:style>
  <w:style w:type="character" w:styleId="af7">
    <w:name w:val="Strong"/>
    <w:uiPriority w:val="22"/>
    <w:qFormat/>
    <w:rsid w:val="007F1A78"/>
    <w:rPr>
      <w:b/>
      <w:bCs/>
    </w:rPr>
  </w:style>
  <w:style w:type="paragraph" w:styleId="af8">
    <w:name w:val="List Paragraph"/>
    <w:basedOn w:val="a2"/>
    <w:uiPriority w:val="34"/>
    <w:qFormat/>
    <w:rsid w:val="0021701F"/>
    <w:pPr>
      <w:ind w:left="720"/>
      <w:contextualSpacing/>
    </w:pPr>
  </w:style>
  <w:style w:type="paragraph" w:styleId="af9">
    <w:name w:val="Body Text Indent"/>
    <w:basedOn w:val="a2"/>
    <w:link w:val="afa"/>
    <w:uiPriority w:val="99"/>
    <w:unhideWhenUsed/>
    <w:rsid w:val="004D17E1"/>
    <w:pPr>
      <w:spacing w:after="120"/>
      <w:ind w:left="283"/>
    </w:pPr>
    <w:rPr>
      <w:lang w:val="x-none" w:eastAsia="x-none"/>
    </w:rPr>
  </w:style>
  <w:style w:type="character" w:customStyle="1" w:styleId="afa">
    <w:name w:val="Основной текст с отступом Знак"/>
    <w:link w:val="af9"/>
    <w:uiPriority w:val="99"/>
    <w:rsid w:val="004D17E1"/>
    <w:rPr>
      <w:rFonts w:ascii="Arial" w:hAnsi="Arial"/>
      <w:sz w:val="24"/>
      <w:szCs w:val="28"/>
    </w:rPr>
  </w:style>
  <w:style w:type="character" w:customStyle="1" w:styleId="spelle">
    <w:name w:val="spelle"/>
    <w:basedOn w:val="a3"/>
    <w:rsid w:val="00C05867"/>
  </w:style>
  <w:style w:type="character" w:customStyle="1" w:styleId="grame">
    <w:name w:val="grame"/>
    <w:basedOn w:val="a3"/>
    <w:rsid w:val="00B1301C"/>
  </w:style>
  <w:style w:type="paragraph" w:customStyle="1" w:styleId="fr1">
    <w:name w:val="fr1"/>
    <w:basedOn w:val="a2"/>
    <w:rsid w:val="003207BC"/>
    <w:pPr>
      <w:spacing w:before="100" w:beforeAutospacing="1" w:after="100" w:afterAutospacing="1"/>
    </w:pPr>
  </w:style>
  <w:style w:type="table" w:styleId="afb">
    <w:name w:val="Table Grid"/>
    <w:basedOn w:val="a4"/>
    <w:uiPriority w:val="59"/>
    <w:rsid w:val="006C0825"/>
    <w:pPr>
      <w:spacing w:line="360" w:lineRule="auto"/>
      <w:ind w:firstLine="56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31"/>
    <w:link w:val="12"/>
    <w:qFormat/>
    <w:rsid w:val="006C0825"/>
  </w:style>
  <w:style w:type="character" w:customStyle="1" w:styleId="12">
    <w:name w:val="Стиль1 Знак"/>
    <w:basedOn w:val="32"/>
    <w:link w:val="11"/>
    <w:rsid w:val="006C0825"/>
    <w:rPr>
      <w:rFonts w:ascii="Arial" w:hAnsi="Arial" w:cs="Arial"/>
      <w:bCs/>
      <w:sz w:val="24"/>
      <w:szCs w:val="26"/>
    </w:rPr>
  </w:style>
  <w:style w:type="paragraph" w:styleId="afc">
    <w:name w:val="Normal (Web)"/>
    <w:basedOn w:val="a2"/>
    <w:uiPriority w:val="99"/>
    <w:unhideWhenUsed/>
    <w:rsid w:val="00207070"/>
    <w:pPr>
      <w:spacing w:before="100" w:beforeAutospacing="1" w:after="100" w:afterAutospacing="1"/>
    </w:pPr>
  </w:style>
  <w:style w:type="character" w:customStyle="1" w:styleId="gostcat0">
    <w:name w:val="gostcat0"/>
    <w:basedOn w:val="a3"/>
    <w:rsid w:val="00AB3FA4"/>
  </w:style>
  <w:style w:type="character" w:customStyle="1" w:styleId="23">
    <w:name w:val="Основной текст2"/>
    <w:rsid w:val="00DF162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shd w:val="clear" w:color="auto" w:fill="FFFFFF"/>
    </w:rPr>
  </w:style>
  <w:style w:type="paragraph" w:customStyle="1" w:styleId="61">
    <w:name w:val="Основной текст6"/>
    <w:basedOn w:val="a2"/>
    <w:rsid w:val="00DF1626"/>
    <w:pPr>
      <w:shd w:val="clear" w:color="auto" w:fill="FFFFFF"/>
      <w:spacing w:after="60" w:line="0" w:lineRule="atLeast"/>
      <w:ind w:hanging="480"/>
      <w:jc w:val="center"/>
    </w:pPr>
    <w:rPr>
      <w:color w:val="000000"/>
      <w:sz w:val="25"/>
      <w:szCs w:val="25"/>
    </w:rPr>
  </w:style>
  <w:style w:type="character" w:customStyle="1" w:styleId="62">
    <w:name w:val="Основной текст (6)_"/>
    <w:link w:val="63"/>
    <w:rsid w:val="00EE7A1C"/>
    <w:rPr>
      <w:sz w:val="23"/>
      <w:szCs w:val="23"/>
      <w:shd w:val="clear" w:color="auto" w:fill="FFFFFF"/>
    </w:rPr>
  </w:style>
  <w:style w:type="paragraph" w:customStyle="1" w:styleId="63">
    <w:name w:val="Основной текст (6)"/>
    <w:basedOn w:val="a2"/>
    <w:link w:val="62"/>
    <w:rsid w:val="00EE7A1C"/>
    <w:pPr>
      <w:shd w:val="clear" w:color="auto" w:fill="FFFFFF"/>
      <w:spacing w:line="0" w:lineRule="atLeast"/>
    </w:pPr>
    <w:rPr>
      <w:sz w:val="23"/>
      <w:szCs w:val="23"/>
      <w:lang w:val="x-none" w:eastAsia="x-none"/>
    </w:rPr>
  </w:style>
  <w:style w:type="character" w:customStyle="1" w:styleId="53">
    <w:name w:val="Основной текст5"/>
    <w:rsid w:val="00EE7A1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  <w:shd w:val="clear" w:color="auto" w:fill="FFFFFF"/>
    </w:rPr>
  </w:style>
  <w:style w:type="character" w:customStyle="1" w:styleId="102pt">
    <w:name w:val="Основной текст (10) + Интервал 2 pt"/>
    <w:rsid w:val="00EE7A1C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33"/>
      <w:szCs w:val="33"/>
    </w:rPr>
  </w:style>
  <w:style w:type="paragraph" w:customStyle="1" w:styleId="210">
    <w:name w:val="Основной текст 21"/>
    <w:basedOn w:val="a2"/>
    <w:rsid w:val="00525447"/>
    <w:pPr>
      <w:overflowPunct w:val="0"/>
      <w:autoSpaceDE w:val="0"/>
      <w:autoSpaceDN w:val="0"/>
      <w:adjustRightInd w:val="0"/>
      <w:spacing w:line="216" w:lineRule="auto"/>
      <w:ind w:firstLine="851"/>
      <w:textAlignment w:val="baseline"/>
    </w:pPr>
    <w:rPr>
      <w:sz w:val="32"/>
      <w:szCs w:val="20"/>
    </w:rPr>
  </w:style>
  <w:style w:type="paragraph" w:customStyle="1" w:styleId="24">
    <w:name w:val="Стиль2"/>
    <w:basedOn w:val="a2"/>
    <w:link w:val="25"/>
    <w:qFormat/>
    <w:rsid w:val="00720A7B"/>
    <w:pPr>
      <w:tabs>
        <w:tab w:val="left" w:pos="567"/>
      </w:tabs>
      <w:ind w:firstLine="284"/>
    </w:pPr>
    <w:rPr>
      <w:szCs w:val="20"/>
      <w:lang w:val="x-none" w:eastAsia="x-none"/>
    </w:rPr>
  </w:style>
  <w:style w:type="character" w:customStyle="1" w:styleId="25">
    <w:name w:val="Стиль2 Знак"/>
    <w:link w:val="24"/>
    <w:rsid w:val="00720A7B"/>
    <w:rPr>
      <w:rFonts w:ascii="Arial" w:hAnsi="Arial"/>
      <w:sz w:val="24"/>
    </w:rPr>
  </w:style>
  <w:style w:type="character" w:customStyle="1" w:styleId="45">
    <w:name w:val="Основной текст4"/>
    <w:rsid w:val="0002576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  <w:shd w:val="clear" w:color="auto" w:fill="FFFFFF"/>
    </w:rPr>
  </w:style>
  <w:style w:type="paragraph" w:customStyle="1" w:styleId="tehnormatitle">
    <w:name w:val="tehnormatitle"/>
    <w:basedOn w:val="a2"/>
    <w:rsid w:val="00C20A4C"/>
    <w:pPr>
      <w:spacing w:before="100" w:beforeAutospacing="1" w:after="100" w:afterAutospacing="1"/>
    </w:pPr>
  </w:style>
  <w:style w:type="paragraph" w:customStyle="1" w:styleId="Default">
    <w:name w:val="Default"/>
    <w:rsid w:val="00A05E3E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1pt">
    <w:name w:val="Основной текст + Интервал 1 pt"/>
    <w:rsid w:val="00C552E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3"/>
      <w:szCs w:val="23"/>
      <w:shd w:val="clear" w:color="auto" w:fill="FFFFFF"/>
      <w:lang w:val="en-US"/>
    </w:rPr>
  </w:style>
  <w:style w:type="paragraph" w:customStyle="1" w:styleId="constitle">
    <w:name w:val="constitle"/>
    <w:basedOn w:val="a2"/>
    <w:rsid w:val="00E1104C"/>
    <w:pPr>
      <w:spacing w:before="100" w:beforeAutospacing="1" w:after="100" w:afterAutospacing="1"/>
    </w:pPr>
  </w:style>
  <w:style w:type="paragraph" w:customStyle="1" w:styleId="tekstob">
    <w:name w:val="tekstob"/>
    <w:basedOn w:val="a2"/>
    <w:rsid w:val="00CC6258"/>
    <w:pPr>
      <w:spacing w:before="100" w:beforeAutospacing="1" w:after="100" w:afterAutospacing="1"/>
    </w:pPr>
  </w:style>
  <w:style w:type="paragraph" w:customStyle="1" w:styleId="formattext">
    <w:name w:val="formattext"/>
    <w:basedOn w:val="a2"/>
    <w:rsid w:val="00A53F21"/>
    <w:pPr>
      <w:spacing w:before="100" w:beforeAutospacing="1" w:after="100" w:afterAutospacing="1"/>
    </w:pPr>
  </w:style>
  <w:style w:type="paragraph" w:customStyle="1" w:styleId="fr2">
    <w:name w:val="fr2"/>
    <w:basedOn w:val="a2"/>
    <w:rsid w:val="00212BDD"/>
    <w:pPr>
      <w:spacing w:before="100" w:beforeAutospacing="1" w:after="100" w:afterAutospacing="1"/>
    </w:pPr>
  </w:style>
  <w:style w:type="character" w:customStyle="1" w:styleId="rvts6">
    <w:name w:val="rvts6"/>
    <w:basedOn w:val="a3"/>
    <w:rsid w:val="00733C7B"/>
  </w:style>
  <w:style w:type="character" w:styleId="afd">
    <w:name w:val="FollowedHyperlink"/>
    <w:uiPriority w:val="99"/>
    <w:semiHidden/>
    <w:unhideWhenUsed/>
    <w:rsid w:val="00A973ED"/>
    <w:rPr>
      <w:color w:val="800080"/>
      <w:u w:val="single"/>
    </w:rPr>
  </w:style>
  <w:style w:type="character" w:customStyle="1" w:styleId="col5">
    <w:name w:val="col5"/>
    <w:basedOn w:val="a3"/>
    <w:rsid w:val="00AB195A"/>
  </w:style>
  <w:style w:type="paragraph" w:styleId="35">
    <w:name w:val="Body Text Indent 3"/>
    <w:basedOn w:val="a2"/>
    <w:link w:val="36"/>
    <w:uiPriority w:val="99"/>
    <w:semiHidden/>
    <w:unhideWhenUsed/>
    <w:rsid w:val="00084EEA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6">
    <w:name w:val="Основной текст с отступом 3 Знак"/>
    <w:link w:val="35"/>
    <w:uiPriority w:val="99"/>
    <w:semiHidden/>
    <w:rsid w:val="00084EEA"/>
    <w:rPr>
      <w:rFonts w:ascii="Arial" w:hAnsi="Arial"/>
      <w:sz w:val="16"/>
      <w:szCs w:val="16"/>
    </w:rPr>
  </w:style>
  <w:style w:type="paragraph" w:customStyle="1" w:styleId="a00">
    <w:name w:val="a0"/>
    <w:basedOn w:val="a2"/>
    <w:rsid w:val="00084EEA"/>
    <w:pPr>
      <w:spacing w:before="100" w:beforeAutospacing="1" w:after="100" w:afterAutospacing="1"/>
    </w:pPr>
  </w:style>
  <w:style w:type="paragraph" w:customStyle="1" w:styleId="a30">
    <w:name w:val="a3"/>
    <w:basedOn w:val="a2"/>
    <w:rsid w:val="004837AB"/>
    <w:pPr>
      <w:spacing w:before="100" w:beforeAutospacing="1" w:after="100" w:afterAutospacing="1"/>
    </w:pPr>
  </w:style>
  <w:style w:type="character" w:customStyle="1" w:styleId="htxt">
    <w:name w:val="htxt"/>
    <w:basedOn w:val="a3"/>
    <w:rsid w:val="00365350"/>
  </w:style>
  <w:style w:type="character" w:customStyle="1" w:styleId="azstextindex">
    <w:name w:val="azs_text_index"/>
    <w:basedOn w:val="a3"/>
    <w:rsid w:val="00D224E5"/>
  </w:style>
  <w:style w:type="character" w:customStyle="1" w:styleId="46">
    <w:name w:val="Основной текст (4)_"/>
    <w:link w:val="47"/>
    <w:rsid w:val="001E48E5"/>
    <w:rPr>
      <w:sz w:val="41"/>
      <w:szCs w:val="41"/>
      <w:shd w:val="clear" w:color="auto" w:fill="FFFFFF"/>
    </w:rPr>
  </w:style>
  <w:style w:type="paragraph" w:customStyle="1" w:styleId="47">
    <w:name w:val="Основной текст (4)"/>
    <w:basedOn w:val="a2"/>
    <w:link w:val="46"/>
    <w:rsid w:val="001E48E5"/>
    <w:pPr>
      <w:shd w:val="clear" w:color="auto" w:fill="FFFFFF"/>
      <w:spacing w:line="240" w:lineRule="atLeast"/>
    </w:pPr>
    <w:rPr>
      <w:sz w:val="41"/>
      <w:szCs w:val="41"/>
      <w:lang w:val="x-none" w:eastAsia="x-none"/>
    </w:rPr>
  </w:style>
  <w:style w:type="character" w:customStyle="1" w:styleId="48">
    <w:name w:val="Основной текст (4) + Полужирный"/>
    <w:uiPriority w:val="99"/>
    <w:rsid w:val="001E48E5"/>
    <w:rPr>
      <w:b/>
      <w:bCs/>
      <w:sz w:val="41"/>
      <w:szCs w:val="41"/>
      <w:shd w:val="clear" w:color="auto" w:fill="FFFFFF"/>
    </w:rPr>
  </w:style>
  <w:style w:type="character" w:styleId="afe">
    <w:name w:val="Emphasis"/>
    <w:uiPriority w:val="20"/>
    <w:qFormat/>
    <w:rsid w:val="006E25DF"/>
    <w:rPr>
      <w:i/>
      <w:iCs/>
    </w:rPr>
  </w:style>
  <w:style w:type="paragraph" w:customStyle="1" w:styleId="37">
    <w:name w:val="Основной текст3"/>
    <w:basedOn w:val="a2"/>
    <w:rsid w:val="0090591B"/>
    <w:pPr>
      <w:spacing w:after="840" w:line="0" w:lineRule="atLeast"/>
    </w:pPr>
    <w:rPr>
      <w:color w:val="000000"/>
      <w:sz w:val="22"/>
      <w:szCs w:val="22"/>
    </w:rPr>
  </w:style>
  <w:style w:type="character" w:customStyle="1" w:styleId="91">
    <w:name w:val="Основной текст (9)_"/>
    <w:link w:val="92"/>
    <w:rsid w:val="00A1054D"/>
    <w:rPr>
      <w:sz w:val="25"/>
      <w:szCs w:val="25"/>
    </w:rPr>
  </w:style>
  <w:style w:type="paragraph" w:customStyle="1" w:styleId="92">
    <w:name w:val="Основной текст (9)"/>
    <w:basedOn w:val="a2"/>
    <w:link w:val="91"/>
    <w:rsid w:val="00A1054D"/>
    <w:pPr>
      <w:spacing w:line="0" w:lineRule="atLeast"/>
    </w:pPr>
    <w:rPr>
      <w:sz w:val="25"/>
      <w:szCs w:val="25"/>
      <w:lang w:val="x-none" w:eastAsia="x-none"/>
    </w:rPr>
  </w:style>
  <w:style w:type="paragraph" w:styleId="13">
    <w:name w:val="toc 1"/>
    <w:basedOn w:val="a2"/>
    <w:autoRedefine/>
    <w:uiPriority w:val="39"/>
    <w:unhideWhenUsed/>
    <w:rsid w:val="00445E56"/>
    <w:pPr>
      <w:tabs>
        <w:tab w:val="right" w:leader="dot" w:pos="9629"/>
      </w:tabs>
      <w:ind w:firstLine="0"/>
    </w:pPr>
  </w:style>
  <w:style w:type="paragraph" w:customStyle="1" w:styleId="Iniiaiieoaeno21">
    <w:name w:val="Iniiaiie oaeno 21"/>
    <w:basedOn w:val="a2"/>
    <w:rsid w:val="0036793C"/>
    <w:pPr>
      <w:widowControl w:val="0"/>
    </w:pPr>
    <w:rPr>
      <w:szCs w:val="20"/>
    </w:rPr>
  </w:style>
  <w:style w:type="character" w:styleId="aff">
    <w:name w:val="page number"/>
    <w:basedOn w:val="a3"/>
    <w:rsid w:val="00976CC8"/>
  </w:style>
  <w:style w:type="paragraph" w:styleId="26">
    <w:name w:val="Body Text 2"/>
    <w:basedOn w:val="a2"/>
    <w:link w:val="27"/>
    <w:uiPriority w:val="99"/>
    <w:semiHidden/>
    <w:unhideWhenUsed/>
    <w:rsid w:val="00B66ADB"/>
    <w:pPr>
      <w:spacing w:after="120" w:line="480" w:lineRule="auto"/>
    </w:pPr>
    <w:rPr>
      <w:lang w:val="x-none" w:eastAsia="x-none"/>
    </w:rPr>
  </w:style>
  <w:style w:type="character" w:customStyle="1" w:styleId="27">
    <w:name w:val="Основной текст 2 Знак"/>
    <w:link w:val="26"/>
    <w:uiPriority w:val="99"/>
    <w:semiHidden/>
    <w:rsid w:val="00B66ADB"/>
    <w:rPr>
      <w:rFonts w:ascii="Arial" w:hAnsi="Arial"/>
      <w:sz w:val="24"/>
      <w:szCs w:val="28"/>
    </w:rPr>
  </w:style>
  <w:style w:type="paragraph" w:customStyle="1" w:styleId="FR10">
    <w:name w:val="FR1"/>
    <w:rsid w:val="009364C2"/>
    <w:pPr>
      <w:widowControl w:val="0"/>
      <w:spacing w:line="420" w:lineRule="auto"/>
      <w:ind w:firstLine="700"/>
      <w:jc w:val="both"/>
    </w:pPr>
    <w:rPr>
      <w:sz w:val="28"/>
    </w:rPr>
  </w:style>
  <w:style w:type="paragraph" w:styleId="28">
    <w:name w:val="Body Text Indent 2"/>
    <w:basedOn w:val="a2"/>
    <w:link w:val="29"/>
    <w:uiPriority w:val="99"/>
    <w:unhideWhenUsed/>
    <w:rsid w:val="00C6580F"/>
    <w:pPr>
      <w:spacing w:after="120" w:line="480" w:lineRule="auto"/>
      <w:ind w:left="283"/>
    </w:pPr>
    <w:rPr>
      <w:lang w:val="x-none" w:eastAsia="x-none"/>
    </w:rPr>
  </w:style>
  <w:style w:type="character" w:customStyle="1" w:styleId="29">
    <w:name w:val="Основной текст с отступом 2 Знак"/>
    <w:link w:val="28"/>
    <w:uiPriority w:val="99"/>
    <w:rsid w:val="00C6580F"/>
    <w:rPr>
      <w:rFonts w:ascii="Arial" w:hAnsi="Arial"/>
      <w:sz w:val="24"/>
      <w:szCs w:val="28"/>
    </w:rPr>
  </w:style>
  <w:style w:type="paragraph" w:customStyle="1" w:styleId="38">
    <w:name w:val="Стиль3"/>
    <w:basedOn w:val="24"/>
    <w:link w:val="39"/>
    <w:qFormat/>
    <w:rsid w:val="00632AAB"/>
  </w:style>
  <w:style w:type="character" w:customStyle="1" w:styleId="39">
    <w:name w:val="Стиль3 Знак"/>
    <w:basedOn w:val="25"/>
    <w:link w:val="38"/>
    <w:rsid w:val="00632AAB"/>
    <w:rPr>
      <w:rFonts w:ascii="Arial" w:hAnsi="Arial"/>
      <w:sz w:val="24"/>
    </w:rPr>
  </w:style>
  <w:style w:type="paragraph" w:customStyle="1" w:styleId="aff0">
    <w:name w:val="Содержимое таблицы"/>
    <w:basedOn w:val="a2"/>
    <w:rsid w:val="000108D8"/>
    <w:pPr>
      <w:widowControl w:val="0"/>
      <w:suppressLineNumbers/>
      <w:suppressAutoHyphens/>
    </w:pPr>
    <w:rPr>
      <w:rFonts w:eastAsia="Arial Unicode MS" w:cs="Tahoma"/>
      <w:lang w:bidi="ru-RU"/>
    </w:rPr>
  </w:style>
  <w:style w:type="paragraph" w:customStyle="1" w:styleId="310">
    <w:name w:val="Основной текст с отступом 31"/>
    <w:basedOn w:val="a2"/>
    <w:rsid w:val="00CA6C55"/>
    <w:pPr>
      <w:suppressAutoHyphens/>
      <w:ind w:left="540"/>
    </w:pPr>
    <w:rPr>
      <w:sz w:val="36"/>
      <w:lang w:eastAsia="ar-SA"/>
    </w:rPr>
  </w:style>
  <w:style w:type="paragraph" w:customStyle="1" w:styleId="Style11">
    <w:name w:val="Style11"/>
    <w:basedOn w:val="a2"/>
    <w:uiPriority w:val="99"/>
    <w:rsid w:val="00E565EF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FontStyle85">
    <w:name w:val="Font Style85"/>
    <w:uiPriority w:val="99"/>
    <w:rsid w:val="00E565EF"/>
    <w:rPr>
      <w:rFonts w:ascii="Arial" w:hAnsi="Arial" w:cs="Arial"/>
      <w:smallCaps/>
      <w:color w:val="000000"/>
      <w:sz w:val="18"/>
      <w:szCs w:val="18"/>
      <w:lang w:val="ru-RU" w:eastAsia="ru-RU"/>
    </w:rPr>
  </w:style>
  <w:style w:type="character" w:customStyle="1" w:styleId="FontStyle87">
    <w:name w:val="Font Style87"/>
    <w:uiPriority w:val="99"/>
    <w:rsid w:val="00E565EF"/>
    <w:rPr>
      <w:rFonts w:ascii="Arial" w:hAnsi="Arial" w:cs="Arial"/>
      <w:color w:val="000000"/>
      <w:sz w:val="18"/>
      <w:szCs w:val="18"/>
      <w:lang w:val="ru-RU" w:eastAsia="ru-RU"/>
    </w:rPr>
  </w:style>
  <w:style w:type="character" w:customStyle="1" w:styleId="85pt">
    <w:name w:val="Основной текст + 8;5 pt"/>
    <w:rsid w:val="00AA3B91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71">
    <w:name w:val="Основной текст (7)_"/>
    <w:link w:val="72"/>
    <w:rsid w:val="00436C28"/>
    <w:rPr>
      <w:rFonts w:ascii="Arial Narrow" w:eastAsia="Arial Narrow" w:hAnsi="Arial Narrow" w:cs="Arial Narrow"/>
      <w:sz w:val="9"/>
      <w:szCs w:val="9"/>
      <w:shd w:val="clear" w:color="auto" w:fill="FFFFFF"/>
      <w:lang w:val="en-US"/>
    </w:rPr>
  </w:style>
  <w:style w:type="paragraph" w:customStyle="1" w:styleId="72">
    <w:name w:val="Основной текст (7)"/>
    <w:basedOn w:val="a2"/>
    <w:link w:val="71"/>
    <w:rsid w:val="00436C28"/>
    <w:pPr>
      <w:shd w:val="clear" w:color="auto" w:fill="FFFFFF"/>
      <w:spacing w:line="91" w:lineRule="exact"/>
    </w:pPr>
    <w:rPr>
      <w:rFonts w:ascii="Arial Narrow" w:eastAsia="Arial Narrow" w:hAnsi="Arial Narrow"/>
      <w:sz w:val="9"/>
      <w:szCs w:val="9"/>
      <w:lang w:val="en-US" w:eastAsia="x-none"/>
    </w:rPr>
  </w:style>
  <w:style w:type="paragraph" w:customStyle="1" w:styleId="Style2">
    <w:name w:val="Style2"/>
    <w:basedOn w:val="a2"/>
    <w:uiPriority w:val="99"/>
    <w:rsid w:val="00C56152"/>
    <w:pPr>
      <w:widowControl w:val="0"/>
      <w:autoSpaceDE w:val="0"/>
      <w:autoSpaceDN w:val="0"/>
      <w:adjustRightInd w:val="0"/>
      <w:spacing w:line="422" w:lineRule="exact"/>
    </w:pPr>
    <w:rPr>
      <w:rFonts w:cs="Arial"/>
    </w:rPr>
  </w:style>
  <w:style w:type="character" w:customStyle="1" w:styleId="FontStyle78">
    <w:name w:val="Font Style78"/>
    <w:uiPriority w:val="99"/>
    <w:rsid w:val="00C56152"/>
    <w:rPr>
      <w:rFonts w:ascii="Arial" w:hAnsi="Arial" w:cs="Arial"/>
      <w:color w:val="000000"/>
      <w:sz w:val="22"/>
      <w:szCs w:val="22"/>
      <w:lang w:val="ru-RU" w:eastAsia="ru-RU"/>
    </w:rPr>
  </w:style>
  <w:style w:type="paragraph" w:customStyle="1" w:styleId="Style5">
    <w:name w:val="Style5"/>
    <w:basedOn w:val="a2"/>
    <w:uiPriority w:val="99"/>
    <w:rsid w:val="00C56152"/>
    <w:pPr>
      <w:widowControl w:val="0"/>
      <w:autoSpaceDE w:val="0"/>
      <w:autoSpaceDN w:val="0"/>
      <w:adjustRightInd w:val="0"/>
      <w:spacing w:line="245" w:lineRule="exact"/>
    </w:pPr>
    <w:rPr>
      <w:rFonts w:cs="Arial"/>
    </w:rPr>
  </w:style>
  <w:style w:type="character" w:customStyle="1" w:styleId="FontStyle81">
    <w:name w:val="Font Style81"/>
    <w:uiPriority w:val="99"/>
    <w:rsid w:val="00C56152"/>
    <w:rPr>
      <w:rFonts w:ascii="Arial" w:hAnsi="Arial" w:cs="Arial"/>
      <w:color w:val="000000"/>
      <w:sz w:val="14"/>
      <w:szCs w:val="14"/>
      <w:lang w:val="ru-RU" w:eastAsia="ru-RU"/>
    </w:rPr>
  </w:style>
  <w:style w:type="character" w:customStyle="1" w:styleId="FontStyle73">
    <w:name w:val="Font Style73"/>
    <w:uiPriority w:val="99"/>
    <w:rsid w:val="00DF504E"/>
    <w:rPr>
      <w:rFonts w:ascii="Arial" w:hAnsi="Arial" w:cs="Arial"/>
      <w:b/>
      <w:bCs/>
      <w:color w:val="000000"/>
      <w:sz w:val="22"/>
      <w:szCs w:val="22"/>
      <w:lang w:val="ru-RU" w:eastAsia="ru-RU"/>
    </w:rPr>
  </w:style>
  <w:style w:type="paragraph" w:customStyle="1" w:styleId="Style29">
    <w:name w:val="Style29"/>
    <w:basedOn w:val="a2"/>
    <w:uiPriority w:val="99"/>
    <w:rsid w:val="00DF504E"/>
    <w:pPr>
      <w:widowControl w:val="0"/>
      <w:autoSpaceDE w:val="0"/>
      <w:autoSpaceDN w:val="0"/>
      <w:adjustRightInd w:val="0"/>
      <w:spacing w:line="414" w:lineRule="exact"/>
    </w:pPr>
    <w:rPr>
      <w:rFonts w:cs="Arial"/>
    </w:rPr>
  </w:style>
  <w:style w:type="paragraph" w:customStyle="1" w:styleId="Style41">
    <w:name w:val="Style41"/>
    <w:basedOn w:val="a2"/>
    <w:uiPriority w:val="99"/>
    <w:rsid w:val="00DF504E"/>
    <w:pPr>
      <w:widowControl w:val="0"/>
      <w:autoSpaceDE w:val="0"/>
      <w:autoSpaceDN w:val="0"/>
      <w:adjustRightInd w:val="0"/>
    </w:pPr>
    <w:rPr>
      <w:rFonts w:cs="Arial"/>
    </w:rPr>
  </w:style>
  <w:style w:type="paragraph" w:customStyle="1" w:styleId="Style35">
    <w:name w:val="Style35"/>
    <w:basedOn w:val="a2"/>
    <w:uiPriority w:val="99"/>
    <w:rsid w:val="009936E1"/>
    <w:pPr>
      <w:widowControl w:val="0"/>
      <w:autoSpaceDE w:val="0"/>
      <w:autoSpaceDN w:val="0"/>
      <w:adjustRightInd w:val="0"/>
    </w:pPr>
    <w:rPr>
      <w:rFonts w:cs="Arial"/>
    </w:rPr>
  </w:style>
  <w:style w:type="paragraph" w:customStyle="1" w:styleId="Style4">
    <w:name w:val="Style4"/>
    <w:basedOn w:val="a2"/>
    <w:uiPriority w:val="99"/>
    <w:rsid w:val="009936E1"/>
    <w:pPr>
      <w:widowControl w:val="0"/>
      <w:autoSpaceDE w:val="0"/>
      <w:autoSpaceDN w:val="0"/>
      <w:adjustRightInd w:val="0"/>
      <w:spacing w:line="422" w:lineRule="exact"/>
      <w:ind w:hanging="557"/>
    </w:pPr>
    <w:rPr>
      <w:rFonts w:cs="Arial"/>
    </w:rPr>
  </w:style>
  <w:style w:type="paragraph" w:customStyle="1" w:styleId="Style50">
    <w:name w:val="Style50"/>
    <w:basedOn w:val="a2"/>
    <w:uiPriority w:val="99"/>
    <w:rsid w:val="009936E1"/>
    <w:pPr>
      <w:widowControl w:val="0"/>
      <w:autoSpaceDE w:val="0"/>
      <w:autoSpaceDN w:val="0"/>
      <w:adjustRightInd w:val="0"/>
      <w:spacing w:line="274" w:lineRule="exact"/>
    </w:pPr>
    <w:rPr>
      <w:rFonts w:cs="Arial"/>
    </w:rPr>
  </w:style>
  <w:style w:type="paragraph" w:customStyle="1" w:styleId="Style26">
    <w:name w:val="Style26"/>
    <w:basedOn w:val="a2"/>
    <w:uiPriority w:val="99"/>
    <w:rsid w:val="009936E1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FontStyle77">
    <w:name w:val="Font Style77"/>
    <w:uiPriority w:val="99"/>
    <w:rsid w:val="009936E1"/>
    <w:rPr>
      <w:rFonts w:ascii="Arial" w:hAnsi="Arial" w:cs="Arial"/>
      <w:b/>
      <w:bCs/>
      <w:color w:val="000000"/>
      <w:sz w:val="22"/>
      <w:szCs w:val="22"/>
      <w:lang w:val="ru-RU" w:eastAsia="ru-RU"/>
    </w:rPr>
  </w:style>
  <w:style w:type="paragraph" w:customStyle="1" w:styleId="Style12">
    <w:name w:val="Style12"/>
    <w:basedOn w:val="a2"/>
    <w:uiPriority w:val="99"/>
    <w:rsid w:val="009936E1"/>
    <w:pPr>
      <w:widowControl w:val="0"/>
      <w:autoSpaceDE w:val="0"/>
      <w:autoSpaceDN w:val="0"/>
      <w:adjustRightInd w:val="0"/>
      <w:spacing w:line="418" w:lineRule="exact"/>
      <w:ind w:hanging="418"/>
    </w:pPr>
    <w:rPr>
      <w:rFonts w:cs="Arial"/>
    </w:rPr>
  </w:style>
  <w:style w:type="paragraph" w:customStyle="1" w:styleId="Style17">
    <w:name w:val="Style17"/>
    <w:basedOn w:val="a2"/>
    <w:uiPriority w:val="99"/>
    <w:rsid w:val="009936E1"/>
    <w:pPr>
      <w:widowControl w:val="0"/>
      <w:autoSpaceDE w:val="0"/>
      <w:autoSpaceDN w:val="0"/>
      <w:adjustRightInd w:val="0"/>
      <w:spacing w:line="413" w:lineRule="exact"/>
      <w:ind w:hanging="422"/>
    </w:pPr>
    <w:rPr>
      <w:rFonts w:cs="Arial"/>
    </w:rPr>
  </w:style>
  <w:style w:type="paragraph" w:customStyle="1" w:styleId="Style8">
    <w:name w:val="Style8"/>
    <w:basedOn w:val="a2"/>
    <w:uiPriority w:val="99"/>
    <w:rsid w:val="00C4048F"/>
    <w:pPr>
      <w:widowControl w:val="0"/>
      <w:autoSpaceDE w:val="0"/>
      <w:autoSpaceDN w:val="0"/>
      <w:adjustRightInd w:val="0"/>
      <w:spacing w:line="206" w:lineRule="exact"/>
    </w:pPr>
    <w:rPr>
      <w:rFonts w:cs="Arial"/>
    </w:rPr>
  </w:style>
  <w:style w:type="paragraph" w:customStyle="1" w:styleId="Style10">
    <w:name w:val="Style10"/>
    <w:basedOn w:val="a2"/>
    <w:uiPriority w:val="99"/>
    <w:rsid w:val="00C4048F"/>
    <w:pPr>
      <w:widowControl w:val="0"/>
      <w:autoSpaceDE w:val="0"/>
      <w:autoSpaceDN w:val="0"/>
      <w:adjustRightInd w:val="0"/>
      <w:spacing w:line="278" w:lineRule="exact"/>
      <w:ind w:firstLine="360"/>
    </w:pPr>
    <w:rPr>
      <w:rFonts w:cs="Arial"/>
    </w:rPr>
  </w:style>
  <w:style w:type="character" w:customStyle="1" w:styleId="FontStyle76">
    <w:name w:val="Font Style76"/>
    <w:uiPriority w:val="99"/>
    <w:rsid w:val="00C4048F"/>
    <w:rPr>
      <w:rFonts w:ascii="Arial" w:hAnsi="Arial" w:cs="Arial"/>
      <w:color w:val="000000"/>
      <w:sz w:val="18"/>
      <w:szCs w:val="18"/>
      <w:lang w:val="ru-RU" w:eastAsia="ru-RU"/>
    </w:rPr>
  </w:style>
  <w:style w:type="paragraph" w:customStyle="1" w:styleId="Style33">
    <w:name w:val="Style33"/>
    <w:basedOn w:val="a2"/>
    <w:uiPriority w:val="99"/>
    <w:rsid w:val="00C4048F"/>
    <w:pPr>
      <w:widowControl w:val="0"/>
      <w:autoSpaceDE w:val="0"/>
      <w:autoSpaceDN w:val="0"/>
      <w:adjustRightInd w:val="0"/>
      <w:spacing w:line="278" w:lineRule="exact"/>
    </w:pPr>
    <w:rPr>
      <w:rFonts w:cs="Arial"/>
    </w:rPr>
  </w:style>
  <w:style w:type="paragraph" w:customStyle="1" w:styleId="Style48">
    <w:name w:val="Style48"/>
    <w:basedOn w:val="a2"/>
    <w:uiPriority w:val="99"/>
    <w:rsid w:val="00635DF9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FontStyle70">
    <w:name w:val="Font Style70"/>
    <w:uiPriority w:val="99"/>
    <w:rsid w:val="00635DF9"/>
    <w:rPr>
      <w:rFonts w:ascii="Arial" w:hAnsi="Arial" w:cs="Arial"/>
      <w:b/>
      <w:bCs/>
      <w:color w:val="000000"/>
      <w:sz w:val="32"/>
      <w:szCs w:val="32"/>
      <w:lang w:val="ru-RU" w:eastAsia="ru-RU"/>
    </w:rPr>
  </w:style>
  <w:style w:type="character" w:customStyle="1" w:styleId="FontStyle89">
    <w:name w:val="Font Style89"/>
    <w:uiPriority w:val="99"/>
    <w:rsid w:val="00635DF9"/>
    <w:rPr>
      <w:rFonts w:ascii="Arial" w:hAnsi="Arial" w:cs="Arial"/>
      <w:b/>
      <w:bCs/>
      <w:color w:val="000000"/>
      <w:sz w:val="34"/>
      <w:szCs w:val="34"/>
      <w:lang w:val="ru-RU" w:eastAsia="ru-RU"/>
    </w:rPr>
  </w:style>
  <w:style w:type="character" w:customStyle="1" w:styleId="FontStyle90">
    <w:name w:val="Font Style90"/>
    <w:uiPriority w:val="99"/>
    <w:rsid w:val="00635DF9"/>
    <w:rPr>
      <w:rFonts w:ascii="Arial" w:hAnsi="Arial" w:cs="Arial"/>
      <w:b/>
      <w:bCs/>
      <w:i/>
      <w:iCs/>
      <w:color w:val="000000"/>
      <w:sz w:val="22"/>
      <w:szCs w:val="22"/>
      <w:lang w:val="ru-RU" w:eastAsia="ru-RU"/>
    </w:rPr>
  </w:style>
  <w:style w:type="paragraph" w:customStyle="1" w:styleId="Style40">
    <w:name w:val="Style40"/>
    <w:basedOn w:val="a2"/>
    <w:uiPriority w:val="99"/>
    <w:rsid w:val="00635DF9"/>
    <w:pPr>
      <w:widowControl w:val="0"/>
      <w:autoSpaceDE w:val="0"/>
      <w:autoSpaceDN w:val="0"/>
      <w:adjustRightInd w:val="0"/>
    </w:pPr>
    <w:rPr>
      <w:rFonts w:cs="Arial"/>
    </w:rPr>
  </w:style>
  <w:style w:type="paragraph" w:customStyle="1" w:styleId="Style52">
    <w:name w:val="Style52"/>
    <w:basedOn w:val="a2"/>
    <w:uiPriority w:val="99"/>
    <w:rsid w:val="00E4374D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14">
    <w:name w:val="Заголовок №1_"/>
    <w:link w:val="15"/>
    <w:rsid w:val="00DD0B90"/>
    <w:rPr>
      <w:sz w:val="44"/>
      <w:szCs w:val="44"/>
      <w:shd w:val="clear" w:color="auto" w:fill="FFFFFF"/>
    </w:rPr>
  </w:style>
  <w:style w:type="paragraph" w:customStyle="1" w:styleId="15">
    <w:name w:val="Заголовок №1"/>
    <w:basedOn w:val="a2"/>
    <w:link w:val="14"/>
    <w:rsid w:val="00DD0B90"/>
    <w:pPr>
      <w:shd w:val="clear" w:color="auto" w:fill="FFFFFF"/>
      <w:spacing w:line="1003" w:lineRule="exact"/>
      <w:jc w:val="center"/>
      <w:outlineLvl w:val="0"/>
    </w:pPr>
    <w:rPr>
      <w:sz w:val="44"/>
      <w:szCs w:val="44"/>
      <w:lang w:val="x-none" w:eastAsia="x-none"/>
    </w:rPr>
  </w:style>
  <w:style w:type="paragraph" w:customStyle="1" w:styleId="headertext">
    <w:name w:val="headertext"/>
    <w:basedOn w:val="a2"/>
    <w:rsid w:val="0043322C"/>
    <w:pPr>
      <w:spacing w:before="100" w:beforeAutospacing="1" w:after="100" w:afterAutospacing="1"/>
    </w:pPr>
  </w:style>
  <w:style w:type="paragraph" w:customStyle="1" w:styleId="49">
    <w:name w:val="заголовок 4"/>
    <w:basedOn w:val="a2"/>
    <w:next w:val="a2"/>
    <w:rsid w:val="001E2888"/>
    <w:pPr>
      <w:keepNext/>
      <w:autoSpaceDE w:val="0"/>
      <w:autoSpaceDN w:val="0"/>
      <w:spacing w:before="40" w:after="40"/>
      <w:jc w:val="center"/>
      <w:outlineLvl w:val="3"/>
    </w:pPr>
    <w:rPr>
      <w:rFonts w:eastAsia="SimSun"/>
      <w:b/>
      <w:bCs/>
      <w:i/>
      <w:iCs/>
      <w:lang w:val="en-US"/>
    </w:rPr>
  </w:style>
  <w:style w:type="character" w:customStyle="1" w:styleId="apple-converted-space">
    <w:name w:val="apple-converted-space"/>
    <w:basedOn w:val="a3"/>
    <w:rsid w:val="00BA1313"/>
  </w:style>
  <w:style w:type="paragraph" w:customStyle="1" w:styleId="formattexttopleveltext">
    <w:name w:val="formattext topleveltext"/>
    <w:basedOn w:val="a2"/>
    <w:rsid w:val="00C31E6E"/>
    <w:pPr>
      <w:spacing w:before="100" w:beforeAutospacing="1" w:after="100" w:afterAutospacing="1"/>
    </w:pPr>
  </w:style>
  <w:style w:type="paragraph" w:customStyle="1" w:styleId="ConsPlusCell">
    <w:name w:val="ConsPlusCell"/>
    <w:uiPriority w:val="99"/>
    <w:rsid w:val="006D41D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ff1">
    <w:name w:val="TOC Heading"/>
    <w:basedOn w:val="1"/>
    <w:next w:val="a2"/>
    <w:uiPriority w:val="39"/>
    <w:unhideWhenUsed/>
    <w:qFormat/>
    <w:rsid w:val="00B67D94"/>
    <w:pPr>
      <w:keepLines/>
      <w:suppressAutoHyphens w:val="0"/>
      <w:spacing w:before="480" w:line="276" w:lineRule="auto"/>
      <w:outlineLvl w:val="9"/>
    </w:pPr>
    <w:rPr>
      <w:rFonts w:ascii="Cambria" w:hAnsi="Cambria"/>
      <w:bCs/>
      <w:color w:val="365F91"/>
      <w:sz w:val="28"/>
    </w:rPr>
  </w:style>
  <w:style w:type="paragraph" w:styleId="3a">
    <w:name w:val="toc 3"/>
    <w:basedOn w:val="a2"/>
    <w:next w:val="a2"/>
    <w:autoRedefine/>
    <w:uiPriority w:val="39"/>
    <w:unhideWhenUsed/>
    <w:rsid w:val="00B67D94"/>
    <w:pPr>
      <w:ind w:left="480"/>
    </w:pPr>
  </w:style>
  <w:style w:type="table" w:customStyle="1" w:styleId="16">
    <w:name w:val="Сетка таблицы1"/>
    <w:basedOn w:val="a4"/>
    <w:next w:val="afb"/>
    <w:uiPriority w:val="59"/>
    <w:rsid w:val="003666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a">
    <w:name w:val="Сетка таблицы2"/>
    <w:basedOn w:val="a4"/>
    <w:next w:val="afb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Сетка таблицы3"/>
    <w:basedOn w:val="a4"/>
    <w:next w:val="afb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a">
    <w:name w:val="Сетка таблицы4"/>
    <w:basedOn w:val="a4"/>
    <w:next w:val="afb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">
    <w:name w:val="Сетка таблицы5"/>
    <w:basedOn w:val="a4"/>
    <w:next w:val="afb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">
    <w:name w:val="Сетка таблицы6"/>
    <w:basedOn w:val="a4"/>
    <w:next w:val="afb"/>
    <w:rsid w:val="008A2614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">
    <w:name w:val="Сетка таблицы7"/>
    <w:basedOn w:val="a4"/>
    <w:next w:val="afb"/>
    <w:rsid w:val="00B7407D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4"/>
    <w:next w:val="afb"/>
    <w:rsid w:val="00D5308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Сетка таблицы9"/>
    <w:basedOn w:val="a4"/>
    <w:next w:val="afb"/>
    <w:rsid w:val="00C24F9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4"/>
    <w:next w:val="afb"/>
    <w:rsid w:val="00C24F9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4"/>
    <w:next w:val="afb"/>
    <w:rsid w:val="006A2AC5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4"/>
    <w:next w:val="afb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0">
    <w:name w:val="Сетка таблицы61"/>
    <w:basedOn w:val="a4"/>
    <w:next w:val="afb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0">
    <w:name w:val="Сетка таблицы71"/>
    <w:basedOn w:val="a4"/>
    <w:next w:val="afb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0">
    <w:name w:val="Сетка таблицы81"/>
    <w:basedOn w:val="a4"/>
    <w:next w:val="afb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0">
    <w:name w:val="Сетка таблицы91"/>
    <w:basedOn w:val="a4"/>
    <w:next w:val="afb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Сетка таблицы16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Сетка таблицы19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4"/>
    <w:next w:val="afb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4"/>
    <w:next w:val="afb"/>
    <w:rsid w:val="00084D7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4"/>
    <w:next w:val="afb"/>
    <w:rsid w:val="003B1D0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b">
    <w:name w:val="Стиль4"/>
    <w:basedOn w:val="a3"/>
    <w:uiPriority w:val="1"/>
    <w:qFormat/>
    <w:rsid w:val="00A40CAA"/>
    <w:rPr>
      <w:lang w:val="en-US"/>
    </w:rPr>
  </w:style>
  <w:style w:type="character" w:customStyle="1" w:styleId="55">
    <w:name w:val="Стиль5"/>
    <w:basedOn w:val="a3"/>
    <w:uiPriority w:val="1"/>
    <w:qFormat/>
    <w:rsid w:val="00A40CAA"/>
    <w:rPr>
      <w:caps/>
      <w:lang w:val="ru-RU"/>
    </w:rPr>
  </w:style>
  <w:style w:type="character" w:customStyle="1" w:styleId="65">
    <w:name w:val="Стиль6"/>
    <w:basedOn w:val="ac"/>
    <w:uiPriority w:val="1"/>
    <w:qFormat/>
    <w:rsid w:val="00A40CAA"/>
    <w:rPr>
      <w:rFonts w:ascii="Arial" w:hAnsi="Arial"/>
      <w:sz w:val="24"/>
      <w:szCs w:val="28"/>
    </w:rPr>
  </w:style>
  <w:style w:type="paragraph" w:styleId="a1">
    <w:name w:val="Subtitle"/>
    <w:basedOn w:val="a2"/>
    <w:next w:val="a2"/>
    <w:link w:val="aff2"/>
    <w:uiPriority w:val="11"/>
    <w:qFormat/>
    <w:rsid w:val="00C910EE"/>
    <w:pPr>
      <w:numPr>
        <w:numId w:val="6"/>
      </w:numPr>
      <w:spacing w:after="60"/>
      <w:outlineLvl w:val="1"/>
    </w:pPr>
    <w:rPr>
      <w:b/>
      <w:caps/>
      <w:lang w:eastAsia="en-US"/>
    </w:rPr>
  </w:style>
  <w:style w:type="character" w:customStyle="1" w:styleId="aff2">
    <w:name w:val="Подзаголовок Знак"/>
    <w:basedOn w:val="a3"/>
    <w:link w:val="a1"/>
    <w:uiPriority w:val="11"/>
    <w:rsid w:val="00C910EE"/>
    <w:rPr>
      <w:b/>
      <w:caps/>
      <w:sz w:val="24"/>
      <w:szCs w:val="24"/>
      <w:lang w:eastAsia="en-US"/>
    </w:rPr>
  </w:style>
  <w:style w:type="character" w:styleId="aff3">
    <w:name w:val="annotation reference"/>
    <w:basedOn w:val="a3"/>
    <w:uiPriority w:val="99"/>
    <w:semiHidden/>
    <w:unhideWhenUsed/>
    <w:rsid w:val="00A05969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A05969"/>
    <w:rPr>
      <w:sz w:val="20"/>
      <w:szCs w:val="20"/>
    </w:rPr>
  </w:style>
  <w:style w:type="character" w:customStyle="1" w:styleId="aff5">
    <w:name w:val="Текст примечания Знак"/>
    <w:basedOn w:val="a3"/>
    <w:link w:val="aff4"/>
    <w:uiPriority w:val="99"/>
    <w:semiHidden/>
    <w:rsid w:val="00A05969"/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A05969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A05969"/>
    <w:rPr>
      <w:b/>
      <w:bCs/>
    </w:rPr>
  </w:style>
  <w:style w:type="paragraph" w:styleId="aff8">
    <w:name w:val="Revision"/>
    <w:hidden/>
    <w:uiPriority w:val="99"/>
    <w:semiHidden/>
    <w:rsid w:val="00A05969"/>
    <w:rPr>
      <w:sz w:val="24"/>
      <w:szCs w:val="24"/>
    </w:rPr>
  </w:style>
  <w:style w:type="paragraph" w:styleId="2b">
    <w:name w:val="toc 2"/>
    <w:basedOn w:val="a2"/>
    <w:next w:val="a2"/>
    <w:autoRedefine/>
    <w:uiPriority w:val="39"/>
    <w:unhideWhenUsed/>
    <w:rsid w:val="00977F15"/>
    <w:pPr>
      <w:tabs>
        <w:tab w:val="right" w:leader="dot" w:pos="9629"/>
      </w:tabs>
      <w:spacing w:after="100"/>
      <w:ind w:left="240" w:hanging="240"/>
    </w:pPr>
  </w:style>
  <w:style w:type="character" w:customStyle="1" w:styleId="2c">
    <w:name w:val="Основной текст (2)_"/>
    <w:link w:val="2d"/>
    <w:locked/>
    <w:rsid w:val="00341C3F"/>
    <w:rPr>
      <w:sz w:val="28"/>
      <w:szCs w:val="28"/>
      <w:shd w:val="clear" w:color="auto" w:fill="FFFFFF"/>
    </w:rPr>
  </w:style>
  <w:style w:type="paragraph" w:customStyle="1" w:styleId="2d">
    <w:name w:val="Основной текст (2)"/>
    <w:basedOn w:val="a2"/>
    <w:link w:val="2c"/>
    <w:rsid w:val="00341C3F"/>
    <w:pPr>
      <w:widowControl w:val="0"/>
      <w:shd w:val="clear" w:color="auto" w:fill="FFFFFF"/>
      <w:spacing w:before="420" w:after="120" w:line="365" w:lineRule="exact"/>
      <w:ind w:firstLine="0"/>
    </w:pPr>
    <w:rPr>
      <w:sz w:val="28"/>
      <w:szCs w:val="28"/>
    </w:rPr>
  </w:style>
  <w:style w:type="paragraph" w:styleId="HTML">
    <w:name w:val="HTML Address"/>
    <w:basedOn w:val="a2"/>
    <w:link w:val="HTML0"/>
    <w:uiPriority w:val="99"/>
    <w:semiHidden/>
    <w:unhideWhenUsed/>
    <w:rsid w:val="006D371B"/>
    <w:pPr>
      <w:spacing w:line="240" w:lineRule="auto"/>
    </w:pPr>
    <w:rPr>
      <w:i/>
      <w:iCs/>
    </w:rPr>
  </w:style>
  <w:style w:type="character" w:customStyle="1" w:styleId="HTML0">
    <w:name w:val="Адрес HTML Знак"/>
    <w:basedOn w:val="a3"/>
    <w:link w:val="HTML"/>
    <w:uiPriority w:val="99"/>
    <w:semiHidden/>
    <w:rsid w:val="006D371B"/>
    <w:rPr>
      <w:i/>
      <w:iCs/>
      <w:sz w:val="24"/>
      <w:szCs w:val="24"/>
    </w:rPr>
  </w:style>
  <w:style w:type="paragraph" w:styleId="aff9">
    <w:name w:val="envelope address"/>
    <w:basedOn w:val="a2"/>
    <w:uiPriority w:val="99"/>
    <w:semiHidden/>
    <w:unhideWhenUsed/>
    <w:rsid w:val="006D371B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ffa">
    <w:name w:val="Intense Quote"/>
    <w:basedOn w:val="a2"/>
    <w:next w:val="a2"/>
    <w:link w:val="affb"/>
    <w:uiPriority w:val="30"/>
    <w:qFormat/>
    <w:rsid w:val="006D371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b">
    <w:name w:val="Выделенная цитата Знак"/>
    <w:basedOn w:val="a3"/>
    <w:link w:val="affa"/>
    <w:uiPriority w:val="30"/>
    <w:rsid w:val="006D371B"/>
    <w:rPr>
      <w:i/>
      <w:iCs/>
      <w:color w:val="5B9BD5" w:themeColor="accent1"/>
      <w:sz w:val="24"/>
      <w:szCs w:val="24"/>
    </w:rPr>
  </w:style>
  <w:style w:type="paragraph" w:styleId="affc">
    <w:name w:val="Date"/>
    <w:basedOn w:val="a2"/>
    <w:next w:val="a2"/>
    <w:link w:val="affd"/>
    <w:uiPriority w:val="99"/>
    <w:semiHidden/>
    <w:unhideWhenUsed/>
    <w:rsid w:val="006D371B"/>
  </w:style>
  <w:style w:type="character" w:customStyle="1" w:styleId="affd">
    <w:name w:val="Дата Знак"/>
    <w:basedOn w:val="a3"/>
    <w:link w:val="affc"/>
    <w:uiPriority w:val="99"/>
    <w:semiHidden/>
    <w:rsid w:val="006D371B"/>
    <w:rPr>
      <w:sz w:val="24"/>
      <w:szCs w:val="24"/>
    </w:rPr>
  </w:style>
  <w:style w:type="paragraph" w:styleId="affe">
    <w:name w:val="Title"/>
    <w:basedOn w:val="a2"/>
    <w:next w:val="a2"/>
    <w:link w:val="afff"/>
    <w:uiPriority w:val="10"/>
    <w:qFormat/>
    <w:rsid w:val="006D371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">
    <w:name w:val="Заголовок Знак"/>
    <w:basedOn w:val="a3"/>
    <w:link w:val="affe"/>
    <w:uiPriority w:val="10"/>
    <w:rsid w:val="006D3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f0">
    <w:name w:val="Note Heading"/>
    <w:basedOn w:val="a2"/>
    <w:next w:val="a2"/>
    <w:link w:val="afff1"/>
    <w:uiPriority w:val="99"/>
    <w:semiHidden/>
    <w:unhideWhenUsed/>
    <w:rsid w:val="006D371B"/>
    <w:pPr>
      <w:spacing w:line="240" w:lineRule="auto"/>
    </w:pPr>
  </w:style>
  <w:style w:type="character" w:customStyle="1" w:styleId="afff1">
    <w:name w:val="Заголовок записки Знак"/>
    <w:basedOn w:val="a3"/>
    <w:link w:val="afff0"/>
    <w:uiPriority w:val="99"/>
    <w:semiHidden/>
    <w:rsid w:val="006D371B"/>
    <w:rPr>
      <w:sz w:val="24"/>
      <w:szCs w:val="24"/>
    </w:rPr>
  </w:style>
  <w:style w:type="paragraph" w:styleId="afff2">
    <w:name w:val="toa heading"/>
    <w:basedOn w:val="a2"/>
    <w:next w:val="a2"/>
    <w:uiPriority w:val="99"/>
    <w:semiHidden/>
    <w:unhideWhenUsed/>
    <w:rsid w:val="006D371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afff3">
    <w:name w:val="Body Text First Indent"/>
    <w:basedOn w:val="ab"/>
    <w:link w:val="afff4"/>
    <w:uiPriority w:val="99"/>
    <w:semiHidden/>
    <w:unhideWhenUsed/>
    <w:rsid w:val="006D371B"/>
    <w:pPr>
      <w:ind w:firstLine="360"/>
    </w:pPr>
    <w:rPr>
      <w:lang w:val="ru-RU" w:eastAsia="ru-RU"/>
    </w:rPr>
  </w:style>
  <w:style w:type="character" w:customStyle="1" w:styleId="afff4">
    <w:name w:val="Красная строка Знак"/>
    <w:basedOn w:val="ac"/>
    <w:link w:val="afff3"/>
    <w:uiPriority w:val="99"/>
    <w:semiHidden/>
    <w:rsid w:val="006D371B"/>
    <w:rPr>
      <w:rFonts w:ascii="Arial" w:hAnsi="Arial"/>
      <w:sz w:val="24"/>
      <w:szCs w:val="24"/>
    </w:rPr>
  </w:style>
  <w:style w:type="paragraph" w:styleId="2e">
    <w:name w:val="Body Text First Indent 2"/>
    <w:basedOn w:val="af9"/>
    <w:link w:val="2f"/>
    <w:uiPriority w:val="99"/>
    <w:semiHidden/>
    <w:unhideWhenUsed/>
    <w:rsid w:val="006D371B"/>
    <w:pPr>
      <w:spacing w:after="0"/>
      <w:ind w:left="360" w:firstLine="360"/>
    </w:pPr>
    <w:rPr>
      <w:lang w:val="ru-RU" w:eastAsia="ru-RU"/>
    </w:rPr>
  </w:style>
  <w:style w:type="character" w:customStyle="1" w:styleId="2f">
    <w:name w:val="Красная строка 2 Знак"/>
    <w:basedOn w:val="afa"/>
    <w:link w:val="2e"/>
    <w:uiPriority w:val="99"/>
    <w:semiHidden/>
    <w:rsid w:val="006D371B"/>
    <w:rPr>
      <w:rFonts w:ascii="Arial" w:hAnsi="Arial"/>
      <w:sz w:val="24"/>
      <w:szCs w:val="24"/>
    </w:rPr>
  </w:style>
  <w:style w:type="paragraph" w:styleId="a0">
    <w:name w:val="List Bullet"/>
    <w:basedOn w:val="a2"/>
    <w:uiPriority w:val="99"/>
    <w:semiHidden/>
    <w:unhideWhenUsed/>
    <w:rsid w:val="006D371B"/>
    <w:pPr>
      <w:numPr>
        <w:numId w:val="3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6D371B"/>
    <w:pPr>
      <w:numPr>
        <w:numId w:val="3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6D371B"/>
    <w:pPr>
      <w:numPr>
        <w:numId w:val="4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6D371B"/>
    <w:pPr>
      <w:numPr>
        <w:numId w:val="4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6D371B"/>
    <w:pPr>
      <w:numPr>
        <w:numId w:val="42"/>
      </w:numPr>
      <w:contextualSpacing/>
    </w:pPr>
  </w:style>
  <w:style w:type="paragraph" w:styleId="a">
    <w:name w:val="List Number"/>
    <w:basedOn w:val="a2"/>
    <w:uiPriority w:val="99"/>
    <w:semiHidden/>
    <w:unhideWhenUsed/>
    <w:rsid w:val="006D371B"/>
    <w:pPr>
      <w:numPr>
        <w:numId w:val="4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6D371B"/>
    <w:pPr>
      <w:numPr>
        <w:numId w:val="4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6D371B"/>
    <w:pPr>
      <w:numPr>
        <w:numId w:val="4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6D371B"/>
    <w:pPr>
      <w:numPr>
        <w:numId w:val="4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6D371B"/>
    <w:pPr>
      <w:numPr>
        <w:numId w:val="47"/>
      </w:numPr>
      <w:contextualSpacing/>
    </w:pPr>
  </w:style>
  <w:style w:type="paragraph" w:styleId="2f0">
    <w:name w:val="envelope return"/>
    <w:basedOn w:val="a2"/>
    <w:uiPriority w:val="99"/>
    <w:semiHidden/>
    <w:unhideWhenUsed/>
    <w:rsid w:val="006D371B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f5">
    <w:name w:val="Normal Indent"/>
    <w:basedOn w:val="a2"/>
    <w:uiPriority w:val="99"/>
    <w:semiHidden/>
    <w:unhideWhenUsed/>
    <w:rsid w:val="006D371B"/>
    <w:pPr>
      <w:ind w:left="708"/>
    </w:pPr>
  </w:style>
  <w:style w:type="paragraph" w:styleId="4c">
    <w:name w:val="toc 4"/>
    <w:basedOn w:val="a2"/>
    <w:next w:val="a2"/>
    <w:autoRedefine/>
    <w:uiPriority w:val="39"/>
    <w:semiHidden/>
    <w:unhideWhenUsed/>
    <w:rsid w:val="006D371B"/>
    <w:pPr>
      <w:spacing w:after="100"/>
      <w:ind w:left="720"/>
    </w:pPr>
  </w:style>
  <w:style w:type="paragraph" w:styleId="56">
    <w:name w:val="toc 5"/>
    <w:basedOn w:val="a2"/>
    <w:next w:val="a2"/>
    <w:autoRedefine/>
    <w:uiPriority w:val="39"/>
    <w:semiHidden/>
    <w:unhideWhenUsed/>
    <w:rsid w:val="006D371B"/>
    <w:pPr>
      <w:spacing w:after="100"/>
      <w:ind w:left="960"/>
    </w:pPr>
  </w:style>
  <w:style w:type="paragraph" w:styleId="66">
    <w:name w:val="toc 6"/>
    <w:basedOn w:val="a2"/>
    <w:next w:val="a2"/>
    <w:autoRedefine/>
    <w:uiPriority w:val="39"/>
    <w:semiHidden/>
    <w:unhideWhenUsed/>
    <w:rsid w:val="006D371B"/>
    <w:pPr>
      <w:spacing w:after="100"/>
      <w:ind w:left="1200"/>
    </w:pPr>
  </w:style>
  <w:style w:type="paragraph" w:styleId="74">
    <w:name w:val="toc 7"/>
    <w:basedOn w:val="a2"/>
    <w:next w:val="a2"/>
    <w:autoRedefine/>
    <w:uiPriority w:val="39"/>
    <w:semiHidden/>
    <w:unhideWhenUsed/>
    <w:rsid w:val="006D371B"/>
    <w:pPr>
      <w:spacing w:after="100"/>
      <w:ind w:left="1440"/>
    </w:pPr>
  </w:style>
  <w:style w:type="paragraph" w:styleId="82">
    <w:name w:val="toc 8"/>
    <w:basedOn w:val="a2"/>
    <w:next w:val="a2"/>
    <w:autoRedefine/>
    <w:uiPriority w:val="39"/>
    <w:semiHidden/>
    <w:unhideWhenUsed/>
    <w:rsid w:val="006D371B"/>
    <w:pPr>
      <w:spacing w:after="100"/>
      <w:ind w:left="1680"/>
    </w:pPr>
  </w:style>
  <w:style w:type="paragraph" w:styleId="94">
    <w:name w:val="toc 9"/>
    <w:basedOn w:val="a2"/>
    <w:next w:val="a2"/>
    <w:autoRedefine/>
    <w:uiPriority w:val="39"/>
    <w:semiHidden/>
    <w:unhideWhenUsed/>
    <w:rsid w:val="006D371B"/>
    <w:pPr>
      <w:spacing w:after="100"/>
      <w:ind w:left="1920"/>
    </w:pPr>
  </w:style>
  <w:style w:type="paragraph" w:styleId="3c">
    <w:name w:val="Body Text 3"/>
    <w:basedOn w:val="a2"/>
    <w:link w:val="3d"/>
    <w:uiPriority w:val="99"/>
    <w:semiHidden/>
    <w:unhideWhenUsed/>
    <w:rsid w:val="006D371B"/>
    <w:pPr>
      <w:spacing w:after="120"/>
    </w:pPr>
    <w:rPr>
      <w:sz w:val="16"/>
      <w:szCs w:val="16"/>
    </w:rPr>
  </w:style>
  <w:style w:type="character" w:customStyle="1" w:styleId="3d">
    <w:name w:val="Основной текст 3 Знак"/>
    <w:basedOn w:val="a3"/>
    <w:link w:val="3c"/>
    <w:uiPriority w:val="99"/>
    <w:semiHidden/>
    <w:rsid w:val="006D371B"/>
    <w:rPr>
      <w:sz w:val="16"/>
      <w:szCs w:val="16"/>
    </w:rPr>
  </w:style>
  <w:style w:type="paragraph" w:styleId="afff6">
    <w:name w:val="table of figures"/>
    <w:basedOn w:val="a2"/>
    <w:next w:val="a2"/>
    <w:uiPriority w:val="99"/>
    <w:semiHidden/>
    <w:unhideWhenUsed/>
    <w:rsid w:val="006D371B"/>
  </w:style>
  <w:style w:type="paragraph" w:styleId="afff7">
    <w:name w:val="Signature"/>
    <w:basedOn w:val="a2"/>
    <w:link w:val="afff8"/>
    <w:uiPriority w:val="99"/>
    <w:semiHidden/>
    <w:unhideWhenUsed/>
    <w:rsid w:val="006D371B"/>
    <w:pPr>
      <w:spacing w:line="240" w:lineRule="auto"/>
      <w:ind w:left="4252"/>
    </w:pPr>
  </w:style>
  <w:style w:type="character" w:customStyle="1" w:styleId="afff8">
    <w:name w:val="Подпись Знак"/>
    <w:basedOn w:val="a3"/>
    <w:link w:val="afff7"/>
    <w:uiPriority w:val="99"/>
    <w:semiHidden/>
    <w:rsid w:val="006D371B"/>
    <w:rPr>
      <w:sz w:val="24"/>
      <w:szCs w:val="24"/>
    </w:rPr>
  </w:style>
  <w:style w:type="paragraph" w:styleId="afff9">
    <w:name w:val="Salutation"/>
    <w:basedOn w:val="a2"/>
    <w:next w:val="a2"/>
    <w:link w:val="afffa"/>
    <w:uiPriority w:val="99"/>
    <w:semiHidden/>
    <w:unhideWhenUsed/>
    <w:rsid w:val="006D371B"/>
  </w:style>
  <w:style w:type="character" w:customStyle="1" w:styleId="afffa">
    <w:name w:val="Приветствие Знак"/>
    <w:basedOn w:val="a3"/>
    <w:link w:val="afff9"/>
    <w:uiPriority w:val="99"/>
    <w:semiHidden/>
    <w:rsid w:val="006D371B"/>
    <w:rPr>
      <w:sz w:val="24"/>
      <w:szCs w:val="24"/>
    </w:rPr>
  </w:style>
  <w:style w:type="paragraph" w:styleId="afffb">
    <w:name w:val="List Continue"/>
    <w:basedOn w:val="a2"/>
    <w:uiPriority w:val="99"/>
    <w:semiHidden/>
    <w:unhideWhenUsed/>
    <w:rsid w:val="006D371B"/>
    <w:pPr>
      <w:spacing w:after="120"/>
      <w:ind w:left="283"/>
      <w:contextualSpacing/>
    </w:pPr>
  </w:style>
  <w:style w:type="paragraph" w:styleId="2f1">
    <w:name w:val="List Continue 2"/>
    <w:basedOn w:val="a2"/>
    <w:uiPriority w:val="99"/>
    <w:semiHidden/>
    <w:unhideWhenUsed/>
    <w:rsid w:val="006D371B"/>
    <w:pPr>
      <w:spacing w:after="120"/>
      <w:ind w:left="566"/>
      <w:contextualSpacing/>
    </w:pPr>
  </w:style>
  <w:style w:type="paragraph" w:styleId="3e">
    <w:name w:val="List Continue 3"/>
    <w:basedOn w:val="a2"/>
    <w:uiPriority w:val="99"/>
    <w:semiHidden/>
    <w:unhideWhenUsed/>
    <w:rsid w:val="006D371B"/>
    <w:pPr>
      <w:spacing w:after="120"/>
      <w:ind w:left="849"/>
      <w:contextualSpacing/>
    </w:pPr>
  </w:style>
  <w:style w:type="paragraph" w:styleId="4d">
    <w:name w:val="List Continue 4"/>
    <w:basedOn w:val="a2"/>
    <w:uiPriority w:val="99"/>
    <w:semiHidden/>
    <w:unhideWhenUsed/>
    <w:rsid w:val="006D371B"/>
    <w:pPr>
      <w:spacing w:after="120"/>
      <w:ind w:left="1132"/>
      <w:contextualSpacing/>
    </w:pPr>
  </w:style>
  <w:style w:type="paragraph" w:styleId="57">
    <w:name w:val="List Continue 5"/>
    <w:basedOn w:val="a2"/>
    <w:uiPriority w:val="99"/>
    <w:semiHidden/>
    <w:unhideWhenUsed/>
    <w:rsid w:val="006D371B"/>
    <w:pPr>
      <w:spacing w:after="120"/>
      <w:ind w:left="1415"/>
      <w:contextualSpacing/>
    </w:pPr>
  </w:style>
  <w:style w:type="paragraph" w:styleId="afffc">
    <w:name w:val="Closing"/>
    <w:basedOn w:val="a2"/>
    <w:link w:val="afffd"/>
    <w:uiPriority w:val="99"/>
    <w:semiHidden/>
    <w:unhideWhenUsed/>
    <w:rsid w:val="006D371B"/>
    <w:pPr>
      <w:spacing w:line="240" w:lineRule="auto"/>
      <w:ind w:left="4252"/>
    </w:pPr>
  </w:style>
  <w:style w:type="character" w:customStyle="1" w:styleId="afffd">
    <w:name w:val="Прощание Знак"/>
    <w:basedOn w:val="a3"/>
    <w:link w:val="afffc"/>
    <w:uiPriority w:val="99"/>
    <w:semiHidden/>
    <w:rsid w:val="006D371B"/>
    <w:rPr>
      <w:sz w:val="24"/>
      <w:szCs w:val="24"/>
    </w:rPr>
  </w:style>
  <w:style w:type="paragraph" w:styleId="afffe">
    <w:name w:val="List"/>
    <w:basedOn w:val="a2"/>
    <w:uiPriority w:val="99"/>
    <w:semiHidden/>
    <w:unhideWhenUsed/>
    <w:rsid w:val="006D371B"/>
    <w:pPr>
      <w:ind w:left="283" w:hanging="283"/>
      <w:contextualSpacing/>
    </w:pPr>
  </w:style>
  <w:style w:type="paragraph" w:styleId="2f2">
    <w:name w:val="List 2"/>
    <w:basedOn w:val="a2"/>
    <w:uiPriority w:val="99"/>
    <w:semiHidden/>
    <w:unhideWhenUsed/>
    <w:rsid w:val="006D371B"/>
    <w:pPr>
      <w:ind w:left="566" w:hanging="283"/>
      <w:contextualSpacing/>
    </w:pPr>
  </w:style>
  <w:style w:type="paragraph" w:styleId="3f">
    <w:name w:val="List 3"/>
    <w:basedOn w:val="a2"/>
    <w:uiPriority w:val="99"/>
    <w:semiHidden/>
    <w:unhideWhenUsed/>
    <w:rsid w:val="006D371B"/>
    <w:pPr>
      <w:ind w:left="849" w:hanging="283"/>
      <w:contextualSpacing/>
    </w:pPr>
  </w:style>
  <w:style w:type="paragraph" w:styleId="4e">
    <w:name w:val="List 4"/>
    <w:basedOn w:val="a2"/>
    <w:uiPriority w:val="99"/>
    <w:semiHidden/>
    <w:unhideWhenUsed/>
    <w:rsid w:val="006D371B"/>
    <w:pPr>
      <w:ind w:left="1132" w:hanging="283"/>
      <w:contextualSpacing/>
    </w:pPr>
  </w:style>
  <w:style w:type="paragraph" w:styleId="58">
    <w:name w:val="List 5"/>
    <w:basedOn w:val="a2"/>
    <w:uiPriority w:val="99"/>
    <w:semiHidden/>
    <w:unhideWhenUsed/>
    <w:rsid w:val="006D371B"/>
    <w:pPr>
      <w:ind w:left="1415" w:hanging="283"/>
      <w:contextualSpacing/>
    </w:pPr>
  </w:style>
  <w:style w:type="paragraph" w:styleId="affff">
    <w:name w:val="Bibliography"/>
    <w:basedOn w:val="a2"/>
    <w:next w:val="a2"/>
    <w:uiPriority w:val="37"/>
    <w:semiHidden/>
    <w:unhideWhenUsed/>
    <w:rsid w:val="006D371B"/>
  </w:style>
  <w:style w:type="paragraph" w:styleId="HTML1">
    <w:name w:val="HTML Preformatted"/>
    <w:basedOn w:val="a2"/>
    <w:link w:val="HTML2"/>
    <w:uiPriority w:val="99"/>
    <w:semiHidden/>
    <w:unhideWhenUsed/>
    <w:rsid w:val="006D371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3"/>
    <w:link w:val="HTML1"/>
    <w:uiPriority w:val="99"/>
    <w:semiHidden/>
    <w:rsid w:val="006D371B"/>
    <w:rPr>
      <w:rFonts w:ascii="Consolas" w:hAnsi="Consolas"/>
    </w:rPr>
  </w:style>
  <w:style w:type="paragraph" w:styleId="affff0">
    <w:name w:val="Document Map"/>
    <w:basedOn w:val="a2"/>
    <w:link w:val="affff1"/>
    <w:uiPriority w:val="99"/>
    <w:semiHidden/>
    <w:unhideWhenUsed/>
    <w:rsid w:val="006D371B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affff1">
    <w:name w:val="Схема документа Знак"/>
    <w:basedOn w:val="a3"/>
    <w:link w:val="affff0"/>
    <w:uiPriority w:val="99"/>
    <w:semiHidden/>
    <w:rsid w:val="006D371B"/>
    <w:rPr>
      <w:rFonts w:ascii="Segoe UI" w:hAnsi="Segoe UI" w:cs="Segoe UI"/>
      <w:sz w:val="16"/>
      <w:szCs w:val="16"/>
    </w:rPr>
  </w:style>
  <w:style w:type="paragraph" w:styleId="affff2">
    <w:name w:val="table of authorities"/>
    <w:basedOn w:val="a2"/>
    <w:next w:val="a2"/>
    <w:uiPriority w:val="99"/>
    <w:semiHidden/>
    <w:unhideWhenUsed/>
    <w:rsid w:val="006D371B"/>
    <w:pPr>
      <w:ind w:left="240" w:hanging="240"/>
    </w:pPr>
  </w:style>
  <w:style w:type="paragraph" w:styleId="affff3">
    <w:name w:val="endnote text"/>
    <w:basedOn w:val="a2"/>
    <w:link w:val="affff4"/>
    <w:uiPriority w:val="99"/>
    <w:semiHidden/>
    <w:unhideWhenUsed/>
    <w:rsid w:val="006D371B"/>
    <w:pPr>
      <w:spacing w:line="240" w:lineRule="auto"/>
    </w:pPr>
    <w:rPr>
      <w:sz w:val="20"/>
      <w:szCs w:val="20"/>
    </w:rPr>
  </w:style>
  <w:style w:type="character" w:customStyle="1" w:styleId="affff4">
    <w:name w:val="Текст концевой сноски Знак"/>
    <w:basedOn w:val="a3"/>
    <w:link w:val="affff3"/>
    <w:uiPriority w:val="99"/>
    <w:semiHidden/>
    <w:rsid w:val="006D371B"/>
  </w:style>
  <w:style w:type="paragraph" w:styleId="affff5">
    <w:name w:val="macro"/>
    <w:link w:val="affff6"/>
    <w:uiPriority w:val="99"/>
    <w:semiHidden/>
    <w:unhideWhenUsed/>
    <w:rsid w:val="006D37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ind w:firstLine="709"/>
      <w:jc w:val="both"/>
    </w:pPr>
    <w:rPr>
      <w:rFonts w:ascii="Consolas" w:hAnsi="Consolas"/>
    </w:rPr>
  </w:style>
  <w:style w:type="character" w:customStyle="1" w:styleId="affff6">
    <w:name w:val="Текст макроса Знак"/>
    <w:basedOn w:val="a3"/>
    <w:link w:val="affff5"/>
    <w:uiPriority w:val="99"/>
    <w:semiHidden/>
    <w:rsid w:val="006D371B"/>
    <w:rPr>
      <w:rFonts w:ascii="Consolas" w:hAnsi="Consolas"/>
    </w:rPr>
  </w:style>
  <w:style w:type="paragraph" w:styleId="affff7">
    <w:name w:val="footnote text"/>
    <w:basedOn w:val="a2"/>
    <w:link w:val="affff8"/>
    <w:uiPriority w:val="99"/>
    <w:semiHidden/>
    <w:unhideWhenUsed/>
    <w:rsid w:val="006D371B"/>
    <w:pPr>
      <w:spacing w:line="240" w:lineRule="auto"/>
    </w:pPr>
    <w:rPr>
      <w:sz w:val="20"/>
      <w:szCs w:val="20"/>
    </w:rPr>
  </w:style>
  <w:style w:type="character" w:customStyle="1" w:styleId="affff8">
    <w:name w:val="Текст сноски Знак"/>
    <w:basedOn w:val="a3"/>
    <w:link w:val="affff7"/>
    <w:uiPriority w:val="99"/>
    <w:semiHidden/>
    <w:rsid w:val="006D371B"/>
  </w:style>
  <w:style w:type="paragraph" w:styleId="1a">
    <w:name w:val="index 1"/>
    <w:basedOn w:val="a2"/>
    <w:next w:val="a2"/>
    <w:autoRedefine/>
    <w:uiPriority w:val="99"/>
    <w:semiHidden/>
    <w:unhideWhenUsed/>
    <w:rsid w:val="006D371B"/>
    <w:pPr>
      <w:spacing w:line="240" w:lineRule="auto"/>
      <w:ind w:left="240" w:hanging="240"/>
    </w:pPr>
  </w:style>
  <w:style w:type="paragraph" w:styleId="affff9">
    <w:name w:val="index heading"/>
    <w:basedOn w:val="a2"/>
    <w:next w:val="1a"/>
    <w:uiPriority w:val="99"/>
    <w:semiHidden/>
    <w:unhideWhenUsed/>
    <w:rsid w:val="006D371B"/>
    <w:rPr>
      <w:rFonts w:asciiTheme="majorHAnsi" w:eastAsiaTheme="majorEastAsia" w:hAnsiTheme="majorHAnsi" w:cstheme="majorBidi"/>
      <w:b/>
      <w:bCs/>
    </w:rPr>
  </w:style>
  <w:style w:type="paragraph" w:styleId="2f3">
    <w:name w:val="index 2"/>
    <w:basedOn w:val="a2"/>
    <w:next w:val="a2"/>
    <w:autoRedefine/>
    <w:uiPriority w:val="99"/>
    <w:semiHidden/>
    <w:unhideWhenUsed/>
    <w:rsid w:val="006D371B"/>
    <w:pPr>
      <w:spacing w:line="240" w:lineRule="auto"/>
      <w:ind w:left="480" w:hanging="240"/>
    </w:pPr>
  </w:style>
  <w:style w:type="paragraph" w:styleId="3f0">
    <w:name w:val="index 3"/>
    <w:basedOn w:val="a2"/>
    <w:next w:val="a2"/>
    <w:autoRedefine/>
    <w:uiPriority w:val="99"/>
    <w:semiHidden/>
    <w:unhideWhenUsed/>
    <w:rsid w:val="006D371B"/>
    <w:pPr>
      <w:spacing w:line="240" w:lineRule="auto"/>
      <w:ind w:left="720" w:hanging="240"/>
    </w:pPr>
  </w:style>
  <w:style w:type="paragraph" w:styleId="4f">
    <w:name w:val="index 4"/>
    <w:basedOn w:val="a2"/>
    <w:next w:val="a2"/>
    <w:autoRedefine/>
    <w:uiPriority w:val="99"/>
    <w:semiHidden/>
    <w:unhideWhenUsed/>
    <w:rsid w:val="006D371B"/>
    <w:pPr>
      <w:spacing w:line="240" w:lineRule="auto"/>
      <w:ind w:left="960" w:hanging="240"/>
    </w:pPr>
  </w:style>
  <w:style w:type="paragraph" w:styleId="59">
    <w:name w:val="index 5"/>
    <w:basedOn w:val="a2"/>
    <w:next w:val="a2"/>
    <w:autoRedefine/>
    <w:uiPriority w:val="99"/>
    <w:semiHidden/>
    <w:unhideWhenUsed/>
    <w:rsid w:val="006D371B"/>
    <w:pPr>
      <w:spacing w:line="240" w:lineRule="auto"/>
      <w:ind w:left="1200" w:hanging="240"/>
    </w:pPr>
  </w:style>
  <w:style w:type="paragraph" w:styleId="67">
    <w:name w:val="index 6"/>
    <w:basedOn w:val="a2"/>
    <w:next w:val="a2"/>
    <w:autoRedefine/>
    <w:uiPriority w:val="99"/>
    <w:semiHidden/>
    <w:unhideWhenUsed/>
    <w:rsid w:val="006D371B"/>
    <w:pPr>
      <w:spacing w:line="240" w:lineRule="auto"/>
      <w:ind w:left="1440" w:hanging="240"/>
    </w:pPr>
  </w:style>
  <w:style w:type="paragraph" w:styleId="75">
    <w:name w:val="index 7"/>
    <w:basedOn w:val="a2"/>
    <w:next w:val="a2"/>
    <w:autoRedefine/>
    <w:uiPriority w:val="99"/>
    <w:semiHidden/>
    <w:unhideWhenUsed/>
    <w:rsid w:val="006D371B"/>
    <w:pPr>
      <w:spacing w:line="240" w:lineRule="auto"/>
      <w:ind w:left="1680" w:hanging="240"/>
    </w:pPr>
  </w:style>
  <w:style w:type="paragraph" w:styleId="83">
    <w:name w:val="index 8"/>
    <w:basedOn w:val="a2"/>
    <w:next w:val="a2"/>
    <w:autoRedefine/>
    <w:uiPriority w:val="99"/>
    <w:semiHidden/>
    <w:unhideWhenUsed/>
    <w:rsid w:val="006D371B"/>
    <w:pPr>
      <w:spacing w:line="240" w:lineRule="auto"/>
      <w:ind w:left="1920" w:hanging="240"/>
    </w:pPr>
  </w:style>
  <w:style w:type="paragraph" w:styleId="95">
    <w:name w:val="index 9"/>
    <w:basedOn w:val="a2"/>
    <w:next w:val="a2"/>
    <w:autoRedefine/>
    <w:uiPriority w:val="99"/>
    <w:semiHidden/>
    <w:unhideWhenUsed/>
    <w:rsid w:val="006D371B"/>
    <w:pPr>
      <w:spacing w:line="240" w:lineRule="auto"/>
      <w:ind w:left="2160" w:hanging="240"/>
    </w:pPr>
  </w:style>
  <w:style w:type="paragraph" w:styleId="affffa">
    <w:name w:val="Block Text"/>
    <w:basedOn w:val="a2"/>
    <w:uiPriority w:val="99"/>
    <w:semiHidden/>
    <w:unhideWhenUsed/>
    <w:rsid w:val="006D371B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2f4">
    <w:name w:val="Quote"/>
    <w:basedOn w:val="a2"/>
    <w:next w:val="a2"/>
    <w:link w:val="2f5"/>
    <w:uiPriority w:val="29"/>
    <w:qFormat/>
    <w:rsid w:val="006D371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5">
    <w:name w:val="Цитата 2 Знак"/>
    <w:basedOn w:val="a3"/>
    <w:link w:val="2f4"/>
    <w:uiPriority w:val="29"/>
    <w:rsid w:val="006D371B"/>
    <w:rPr>
      <w:i/>
      <w:iCs/>
      <w:color w:val="404040" w:themeColor="text1" w:themeTint="BF"/>
      <w:sz w:val="24"/>
      <w:szCs w:val="24"/>
    </w:rPr>
  </w:style>
  <w:style w:type="paragraph" w:styleId="affffb">
    <w:name w:val="Message Header"/>
    <w:basedOn w:val="a2"/>
    <w:link w:val="affffc"/>
    <w:uiPriority w:val="99"/>
    <w:semiHidden/>
    <w:unhideWhenUsed/>
    <w:rsid w:val="006D37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affffc">
    <w:name w:val="Шапка Знак"/>
    <w:basedOn w:val="a3"/>
    <w:link w:val="affffb"/>
    <w:uiPriority w:val="99"/>
    <w:semiHidden/>
    <w:rsid w:val="006D371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d">
    <w:name w:val="E-mail Signature"/>
    <w:basedOn w:val="a2"/>
    <w:link w:val="affffe"/>
    <w:uiPriority w:val="99"/>
    <w:semiHidden/>
    <w:unhideWhenUsed/>
    <w:rsid w:val="006D371B"/>
    <w:pPr>
      <w:spacing w:line="240" w:lineRule="auto"/>
    </w:pPr>
  </w:style>
  <w:style w:type="character" w:customStyle="1" w:styleId="affffe">
    <w:name w:val="Электронная подпись Знак"/>
    <w:basedOn w:val="a3"/>
    <w:link w:val="affffd"/>
    <w:uiPriority w:val="99"/>
    <w:semiHidden/>
    <w:rsid w:val="006D371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1345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</w:divsChild>
    </w:div>
    <w:div w:id="6462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051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766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07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581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848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011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4970">
          <w:marLeft w:val="0"/>
          <w:marRight w:val="0"/>
          <w:marTop w:val="215"/>
          <w:marBottom w:val="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80;&#1040;\AppData\Roaming\Microsoft\&#1064;&#1072;&#1073;&#1083;&#1086;&#1085;&#1099;\TU1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3B883-544A-4274-88D5-54D115651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TU1</Template>
  <TotalTime>137</TotalTime>
  <Pages>33</Pages>
  <Words>8398</Words>
  <Characters>47869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Russian Laboratory Ltd.</Company>
  <LinksUpToDate>false</LinksUpToDate>
  <CharactersWithSpaces>56155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Техническая документация</dc:subject>
  <dc:creator>Гизатуллина Лейсан Ринатовна</dc:creator>
  <cp:keywords/>
  <dc:description/>
  <cp:lastModifiedBy>Харько Дмитрий Сергеевич</cp:lastModifiedBy>
  <cp:revision>32</cp:revision>
  <cp:lastPrinted>2021-02-04T14:46:00Z</cp:lastPrinted>
  <dcterms:created xsi:type="dcterms:W3CDTF">2020-10-05T01:39:00Z</dcterms:created>
  <dcterms:modified xsi:type="dcterms:W3CDTF">2021-04-16T12:02:00Z</dcterms:modified>
  <cp:category>Технические условия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ТУ ХХХХ-ХХХ-ХХХХХХХХ-2011</vt:lpwstr>
  </property>
</Properties>
</file>